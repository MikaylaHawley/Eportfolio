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A77E8" w14:textId="3D4426D8" w:rsidR="00F77FA4" w:rsidRPr="00C82E2C" w:rsidRDefault="00920AF7" w:rsidP="00C82E2C">
      <w:pPr>
        <w:jc w:val="center"/>
        <w:rPr>
          <w:sz w:val="44"/>
          <w:szCs w:val="44"/>
        </w:rPr>
      </w:pPr>
      <w:r w:rsidRPr="00920AF7">
        <w:rPr>
          <w:noProof/>
          <w:sz w:val="44"/>
          <w:szCs w:val="44"/>
        </w:rPr>
        <w:drawing>
          <wp:inline distT="0" distB="0" distL="0" distR="0" wp14:anchorId="15A375DB" wp14:editId="40B643EA">
            <wp:extent cx="3859885" cy="2176041"/>
            <wp:effectExtent l="0" t="0" r="1270" b="0"/>
            <wp:docPr id="122945971" name="Picture 1" descr="A logo for a flow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971" name="Picture 1" descr="A logo for a flower shop&#10;&#10;Description automatically generated"/>
                    <pic:cNvPicPr/>
                  </pic:nvPicPr>
                  <pic:blipFill>
                    <a:blip r:embed="rId9"/>
                    <a:stretch>
                      <a:fillRect/>
                    </a:stretch>
                  </pic:blipFill>
                  <pic:spPr>
                    <a:xfrm>
                      <a:off x="0" y="0"/>
                      <a:ext cx="3941681" cy="2222154"/>
                    </a:xfrm>
                    <a:prstGeom prst="rect">
                      <a:avLst/>
                    </a:prstGeom>
                  </pic:spPr>
                </pic:pic>
              </a:graphicData>
            </a:graphic>
          </wp:inline>
        </w:drawing>
      </w:r>
    </w:p>
    <w:p w14:paraId="5007AF5C" w14:textId="3A739BBD" w:rsidR="00696FDB" w:rsidRPr="00822E07" w:rsidRDefault="00822E07" w:rsidP="009202B4">
      <w:pPr>
        <w:jc w:val="center"/>
        <w:rPr>
          <w:rFonts w:ascii="Avenir Next Condensed" w:hAnsi="Avenir Next Condensed"/>
          <w:b/>
          <w:bCs/>
          <w:sz w:val="36"/>
          <w:szCs w:val="36"/>
        </w:rPr>
      </w:pPr>
      <w:r w:rsidRPr="00822E07">
        <w:rPr>
          <w:rFonts w:ascii="Avenir Next Condensed" w:hAnsi="Avenir Next Condensed"/>
          <w:b/>
          <w:bCs/>
          <w:sz w:val="36"/>
          <w:szCs w:val="36"/>
        </w:rPr>
        <w:t>Organization Name:</w:t>
      </w:r>
    </w:p>
    <w:p w14:paraId="1C072E33" w14:textId="34D814D1" w:rsidR="009202B4" w:rsidRPr="00213D5C" w:rsidRDefault="009202B4" w:rsidP="00213D5C">
      <w:pPr>
        <w:jc w:val="center"/>
        <w:rPr>
          <w:rFonts w:ascii="Avenir Next Condensed" w:hAnsi="Avenir Next Condensed" w:cs="Tamil Sangam MN"/>
          <w:sz w:val="48"/>
          <w:szCs w:val="48"/>
        </w:rPr>
      </w:pPr>
      <w:r w:rsidRPr="00822E07">
        <w:rPr>
          <w:rFonts w:ascii="Avenir Next Condensed" w:hAnsi="Avenir Next Condensed" w:cs="Tamil Sangam MN"/>
          <w:sz w:val="48"/>
          <w:szCs w:val="48"/>
        </w:rPr>
        <w:t>Wildflower Florist LLC</w:t>
      </w:r>
    </w:p>
    <w:p w14:paraId="06FFE6FB" w14:textId="2D837F7D" w:rsidR="00893E1D" w:rsidRPr="00822E07" w:rsidRDefault="00822E07" w:rsidP="00822E07">
      <w:pPr>
        <w:jc w:val="center"/>
        <w:rPr>
          <w:rFonts w:ascii="Avenir Next Condensed" w:hAnsi="Avenir Next Condensed"/>
          <w:b/>
          <w:bCs/>
          <w:sz w:val="36"/>
          <w:szCs w:val="36"/>
        </w:rPr>
      </w:pPr>
      <w:r w:rsidRPr="00822E07">
        <w:rPr>
          <w:rFonts w:ascii="Avenir Next Condensed" w:hAnsi="Avenir Next Condensed"/>
          <w:b/>
          <w:bCs/>
          <w:sz w:val="36"/>
          <w:szCs w:val="36"/>
        </w:rPr>
        <w:t>Company Liaison:</w:t>
      </w:r>
    </w:p>
    <w:p w14:paraId="1A32C35B" w14:textId="1EE3385D" w:rsidR="00893E1D" w:rsidRPr="00822E07" w:rsidRDefault="00893E1D" w:rsidP="00822E07">
      <w:pPr>
        <w:jc w:val="center"/>
        <w:rPr>
          <w:rFonts w:ascii="Avenir Next Condensed" w:hAnsi="Avenir Next Condensed"/>
          <w:sz w:val="36"/>
          <w:szCs w:val="36"/>
        </w:rPr>
      </w:pPr>
      <w:r w:rsidRPr="00822E07">
        <w:rPr>
          <w:rFonts w:ascii="Avenir Next Condensed" w:hAnsi="Avenir Next Condensed"/>
          <w:sz w:val="36"/>
          <w:szCs w:val="36"/>
        </w:rPr>
        <w:t>Jessica Wells</w:t>
      </w:r>
      <w:r w:rsidR="00822E07" w:rsidRPr="00822E07">
        <w:rPr>
          <w:rFonts w:ascii="Avenir Next Condensed" w:hAnsi="Avenir Next Condensed"/>
          <w:sz w:val="36"/>
          <w:szCs w:val="36"/>
        </w:rPr>
        <w:t xml:space="preserve">; </w:t>
      </w:r>
      <w:r w:rsidRPr="00822E07">
        <w:rPr>
          <w:rFonts w:ascii="Avenir Next Condensed" w:hAnsi="Avenir Next Condensed"/>
          <w:sz w:val="36"/>
          <w:szCs w:val="36"/>
        </w:rPr>
        <w:t>Owner</w:t>
      </w:r>
    </w:p>
    <w:p w14:paraId="7C1DE172" w14:textId="77777777" w:rsidR="00893E1D" w:rsidRPr="00822E07" w:rsidRDefault="00893E1D" w:rsidP="009202B4">
      <w:pPr>
        <w:jc w:val="center"/>
        <w:rPr>
          <w:rFonts w:ascii="Avenir Next Condensed" w:hAnsi="Avenir Next Condensed"/>
          <w:sz w:val="32"/>
          <w:szCs w:val="32"/>
        </w:rPr>
      </w:pPr>
      <w:r w:rsidRPr="00822E07">
        <w:rPr>
          <w:rFonts w:ascii="Avenir Next Condensed" w:hAnsi="Avenir Next Condensed"/>
          <w:sz w:val="32"/>
          <w:szCs w:val="32"/>
        </w:rPr>
        <w:t xml:space="preserve">518 Greenville Blvd SE </w:t>
      </w:r>
    </w:p>
    <w:p w14:paraId="1556CE9D" w14:textId="14076E44" w:rsidR="00893E1D" w:rsidRPr="00822E07" w:rsidRDefault="00893E1D" w:rsidP="009202B4">
      <w:pPr>
        <w:jc w:val="center"/>
        <w:rPr>
          <w:rFonts w:ascii="Avenir Next Condensed" w:hAnsi="Avenir Next Condensed"/>
          <w:sz w:val="32"/>
          <w:szCs w:val="32"/>
        </w:rPr>
      </w:pPr>
      <w:r w:rsidRPr="00822E07">
        <w:rPr>
          <w:rFonts w:ascii="Avenir Next Condensed" w:hAnsi="Avenir Next Condensed"/>
          <w:sz w:val="32"/>
          <w:szCs w:val="32"/>
        </w:rPr>
        <w:t>Ste F</w:t>
      </w:r>
    </w:p>
    <w:p w14:paraId="64711C24" w14:textId="015FA388" w:rsidR="00893E1D" w:rsidRPr="00213D5C" w:rsidRDefault="00893E1D" w:rsidP="00213D5C">
      <w:pPr>
        <w:jc w:val="center"/>
        <w:rPr>
          <w:rFonts w:ascii="Avenir Next Condensed" w:hAnsi="Avenir Next Condensed"/>
          <w:sz w:val="32"/>
          <w:szCs w:val="32"/>
        </w:rPr>
      </w:pPr>
      <w:r w:rsidRPr="00822E07">
        <w:rPr>
          <w:rFonts w:ascii="Avenir Next Condensed" w:hAnsi="Avenir Next Condensed"/>
          <w:sz w:val="32"/>
          <w:szCs w:val="32"/>
        </w:rPr>
        <w:t>Greenville, NC 27858</w:t>
      </w:r>
    </w:p>
    <w:p w14:paraId="2A24B377" w14:textId="37E857D8" w:rsidR="00822E07" w:rsidRPr="00822E07" w:rsidRDefault="00822E07" w:rsidP="00213D5C">
      <w:pPr>
        <w:jc w:val="center"/>
        <w:rPr>
          <w:rFonts w:ascii="Avenir Next Condensed" w:hAnsi="Avenir Next Condensed"/>
          <w:sz w:val="28"/>
          <w:szCs w:val="28"/>
        </w:rPr>
      </w:pPr>
      <w:r w:rsidRPr="00822E07">
        <w:rPr>
          <w:rFonts w:ascii="Avenir Next Condensed" w:hAnsi="Avenir Next Condensed"/>
          <w:b/>
          <w:bCs/>
          <w:sz w:val="28"/>
          <w:szCs w:val="28"/>
        </w:rPr>
        <w:t>Project Name:</w:t>
      </w:r>
      <w:r w:rsidRPr="00822E07">
        <w:rPr>
          <w:rFonts w:ascii="Avenir Next Condensed" w:hAnsi="Avenir Next Condensed"/>
          <w:sz w:val="28"/>
          <w:szCs w:val="28"/>
        </w:rPr>
        <w:t xml:space="preserve"> </w:t>
      </w:r>
      <w:r w:rsidR="00213D5C">
        <w:rPr>
          <w:rFonts w:ascii="Avenir Next Condensed" w:hAnsi="Avenir Next Condensed"/>
          <w:sz w:val="28"/>
          <w:szCs w:val="28"/>
        </w:rPr>
        <w:t>Wild MIS</w:t>
      </w:r>
    </w:p>
    <w:p w14:paraId="3D047AC9" w14:textId="5064DEEC" w:rsidR="00822E07" w:rsidRPr="00822E07" w:rsidRDefault="00822E07" w:rsidP="009202B4">
      <w:pPr>
        <w:jc w:val="center"/>
        <w:rPr>
          <w:rFonts w:ascii="Avenir Next Condensed" w:hAnsi="Avenir Next Condensed"/>
          <w:b/>
          <w:bCs/>
          <w:sz w:val="28"/>
          <w:szCs w:val="28"/>
        </w:rPr>
      </w:pPr>
      <w:r w:rsidRPr="00822E07">
        <w:rPr>
          <w:rFonts w:ascii="Avenir Next Condensed" w:hAnsi="Avenir Next Condensed"/>
          <w:b/>
          <w:bCs/>
          <w:sz w:val="28"/>
          <w:szCs w:val="28"/>
        </w:rPr>
        <w:t xml:space="preserve">Members: </w:t>
      </w:r>
    </w:p>
    <w:p w14:paraId="68C1A811" w14:textId="0CFFCA79" w:rsidR="00893E1D" w:rsidRPr="00822E07" w:rsidRDefault="00893E1D" w:rsidP="009202B4">
      <w:pPr>
        <w:jc w:val="center"/>
        <w:rPr>
          <w:rFonts w:ascii="Avenir Next Condensed" w:hAnsi="Avenir Next Condensed"/>
          <w:sz w:val="28"/>
          <w:szCs w:val="28"/>
        </w:rPr>
      </w:pPr>
      <w:r w:rsidRPr="00822E07">
        <w:rPr>
          <w:rFonts w:ascii="Avenir Next Condensed" w:hAnsi="Avenir Next Condensed"/>
          <w:sz w:val="28"/>
          <w:szCs w:val="28"/>
        </w:rPr>
        <w:t>Mikayla Hawley, Austin</w:t>
      </w:r>
      <w:r w:rsidR="00F14C97">
        <w:rPr>
          <w:rFonts w:ascii="Avenir Next Condensed" w:hAnsi="Avenir Next Condensed"/>
          <w:sz w:val="28"/>
          <w:szCs w:val="28"/>
        </w:rPr>
        <w:t xml:space="preserve"> Bing-Zaremba</w:t>
      </w:r>
      <w:r w:rsidRPr="00822E07">
        <w:rPr>
          <w:rFonts w:ascii="Avenir Next Condensed" w:hAnsi="Avenir Next Condensed"/>
          <w:sz w:val="28"/>
          <w:szCs w:val="28"/>
        </w:rPr>
        <w:t>, Jordan</w:t>
      </w:r>
      <w:r w:rsidR="00F14C97">
        <w:rPr>
          <w:rFonts w:ascii="Avenir Next Condensed" w:hAnsi="Avenir Next Condensed"/>
          <w:sz w:val="28"/>
          <w:szCs w:val="28"/>
        </w:rPr>
        <w:t xml:space="preserve"> Moser</w:t>
      </w:r>
      <w:r w:rsidRPr="00822E07">
        <w:rPr>
          <w:rFonts w:ascii="Avenir Next Condensed" w:hAnsi="Avenir Next Condensed"/>
          <w:sz w:val="28"/>
          <w:szCs w:val="28"/>
        </w:rPr>
        <w:t>, Tyler</w:t>
      </w:r>
      <w:r w:rsidR="00F14C97">
        <w:rPr>
          <w:rFonts w:ascii="Avenir Next Condensed" w:hAnsi="Avenir Next Condensed"/>
          <w:sz w:val="28"/>
          <w:szCs w:val="28"/>
        </w:rPr>
        <w:t xml:space="preserve"> </w:t>
      </w:r>
      <w:proofErr w:type="spellStart"/>
      <w:r w:rsidR="00F14C97">
        <w:rPr>
          <w:rFonts w:ascii="Avenir Next Condensed" w:hAnsi="Avenir Next Condensed"/>
          <w:sz w:val="28"/>
          <w:szCs w:val="28"/>
        </w:rPr>
        <w:t>DeChellis</w:t>
      </w:r>
      <w:proofErr w:type="spellEnd"/>
      <w:r w:rsidRPr="00822E07">
        <w:rPr>
          <w:rFonts w:ascii="Avenir Next Condensed" w:hAnsi="Avenir Next Condensed"/>
          <w:sz w:val="28"/>
          <w:szCs w:val="28"/>
        </w:rPr>
        <w:t>, Savanna</w:t>
      </w:r>
      <w:r w:rsidR="00F14C97">
        <w:rPr>
          <w:rFonts w:ascii="Avenir Next Condensed" w:hAnsi="Avenir Next Condensed"/>
          <w:sz w:val="28"/>
          <w:szCs w:val="28"/>
        </w:rPr>
        <w:t xml:space="preserve"> Pulver</w:t>
      </w:r>
    </w:p>
    <w:p w14:paraId="2E5AE38B" w14:textId="77777777" w:rsidR="00893E1D" w:rsidRDefault="00893E1D" w:rsidP="009202B4">
      <w:pPr>
        <w:jc w:val="center"/>
        <w:rPr>
          <w:rFonts w:ascii="Avenir Next Condensed" w:hAnsi="Avenir Next Condensed"/>
          <w:sz w:val="28"/>
          <w:szCs w:val="28"/>
        </w:rPr>
      </w:pPr>
    </w:p>
    <w:p w14:paraId="20DF8810" w14:textId="77777777" w:rsidR="00F77FA4" w:rsidRPr="00822E07" w:rsidRDefault="00F77FA4" w:rsidP="009202B4">
      <w:pPr>
        <w:jc w:val="center"/>
        <w:rPr>
          <w:rFonts w:ascii="Avenir Next Condensed" w:hAnsi="Avenir Next Condensed"/>
          <w:sz w:val="28"/>
          <w:szCs w:val="28"/>
        </w:rPr>
      </w:pPr>
    </w:p>
    <w:p w14:paraId="1905DABD" w14:textId="7865F2BB" w:rsidR="00822E07" w:rsidRPr="009440AA" w:rsidRDefault="00822E07" w:rsidP="00822E07">
      <w:pPr>
        <w:rPr>
          <w:rFonts w:ascii="Avenir Next Condensed" w:hAnsi="Avenir Next Condensed"/>
          <w:b/>
          <w:bCs/>
          <w:sz w:val="28"/>
          <w:szCs w:val="28"/>
          <w:u w:val="single"/>
        </w:rPr>
      </w:pPr>
      <w:r w:rsidRPr="00822E07">
        <w:rPr>
          <w:rFonts w:ascii="Avenir Next Condensed" w:hAnsi="Avenir Next Condensed"/>
          <w:b/>
          <w:bCs/>
          <w:sz w:val="28"/>
          <w:szCs w:val="28"/>
          <w:u w:val="single"/>
        </w:rPr>
        <w:t>Liaison Approval</w:t>
      </w:r>
    </w:p>
    <w:p w14:paraId="2E365F14" w14:textId="41079512" w:rsidR="00822E07" w:rsidRPr="00822E07" w:rsidRDefault="00822E07" w:rsidP="00822E07">
      <w:pPr>
        <w:rPr>
          <w:rFonts w:ascii="Avenir Next Condensed" w:hAnsi="Avenir Next Condensed"/>
          <w:sz w:val="28"/>
          <w:szCs w:val="28"/>
        </w:rPr>
      </w:pPr>
      <w:r w:rsidRPr="00822E07">
        <w:rPr>
          <w:rFonts w:ascii="Avenir Next Condensed" w:hAnsi="Avenir Next Condensed"/>
          <w:sz w:val="28"/>
          <w:szCs w:val="28"/>
        </w:rPr>
        <w:t>I authorize permission for members from East Carolina University MIS 4123 class to utilize information regarding Wildflower Florist business operations and technology infrastructure for their network project.</w:t>
      </w:r>
    </w:p>
    <w:p w14:paraId="116CF4B0" w14:textId="77777777" w:rsidR="00822E07" w:rsidRPr="00822E07" w:rsidRDefault="00822E07" w:rsidP="00822E07">
      <w:pPr>
        <w:rPr>
          <w:rFonts w:ascii="Avenir Next Condensed" w:hAnsi="Avenir Next Condensed"/>
          <w:sz w:val="28"/>
          <w:szCs w:val="28"/>
        </w:rPr>
      </w:pPr>
    </w:p>
    <w:p w14:paraId="73738546" w14:textId="7718F30F" w:rsidR="00822E07" w:rsidRPr="00822E07" w:rsidRDefault="00822E07" w:rsidP="00822E07">
      <w:pPr>
        <w:rPr>
          <w:rFonts w:ascii="Avenir Next Condensed" w:hAnsi="Avenir Next Condensed"/>
          <w:sz w:val="28"/>
          <w:szCs w:val="28"/>
        </w:rPr>
      </w:pPr>
      <w:r w:rsidRPr="00822E07">
        <w:rPr>
          <w:rFonts w:ascii="Avenir Next Condensed" w:hAnsi="Avenir Next Condensed"/>
          <w:sz w:val="28"/>
          <w:szCs w:val="28"/>
        </w:rPr>
        <w:t>Company Liaison: Jessica Wells, Owner</w:t>
      </w:r>
    </w:p>
    <w:p w14:paraId="6C249C24" w14:textId="26247FD2" w:rsidR="00822E07" w:rsidRPr="00822E07" w:rsidRDefault="00822E07" w:rsidP="00822E07">
      <w:pPr>
        <w:rPr>
          <w:rFonts w:ascii="Avenir Next Condensed" w:hAnsi="Avenir Next Condensed"/>
          <w:sz w:val="28"/>
          <w:szCs w:val="28"/>
          <w:u w:val="single"/>
        </w:rPr>
      </w:pPr>
      <w:r w:rsidRPr="00822E07">
        <w:rPr>
          <w:rFonts w:ascii="Avenir Next Condensed" w:hAnsi="Avenir Next Condensed"/>
          <w:sz w:val="28"/>
          <w:szCs w:val="28"/>
        </w:rPr>
        <w:t xml:space="preserve">Signature: </w:t>
      </w:r>
      <w:r>
        <w:rPr>
          <w:rFonts w:ascii="Avenir Next Condensed" w:hAnsi="Avenir Next Condensed"/>
          <w:sz w:val="28"/>
          <w:szCs w:val="28"/>
        </w:rPr>
        <w:t xml:space="preserve"> ____</w:t>
      </w:r>
      <w:r w:rsidRPr="00822E07">
        <w:rPr>
          <w:rFonts w:ascii="Fairwater Script" w:hAnsi="Fairwater Script"/>
          <w:sz w:val="28"/>
          <w:szCs w:val="28"/>
          <w:u w:val="single"/>
        </w:rPr>
        <w:t>Jessica Wells</w:t>
      </w:r>
      <w:r>
        <w:rPr>
          <w:rFonts w:ascii="Fairwater Script" w:hAnsi="Fairwater Script"/>
          <w:sz w:val="28"/>
          <w:szCs w:val="28"/>
          <w:u w:val="single"/>
        </w:rPr>
        <w:t>_____</w:t>
      </w:r>
    </w:p>
    <w:p w14:paraId="0912C3D8" w14:textId="66CFCFDC" w:rsidR="00F77FA4" w:rsidRDefault="00822E07" w:rsidP="00822E07">
      <w:pPr>
        <w:rPr>
          <w:rFonts w:ascii="Avenir Next Condensed" w:hAnsi="Avenir Next Condensed"/>
          <w:sz w:val="28"/>
          <w:szCs w:val="28"/>
          <w:u w:val="single"/>
        </w:rPr>
      </w:pPr>
      <w:r w:rsidRPr="00822E07">
        <w:rPr>
          <w:rFonts w:ascii="Avenir Next Condensed" w:hAnsi="Avenir Next Condensed"/>
          <w:sz w:val="28"/>
          <w:szCs w:val="28"/>
        </w:rPr>
        <w:t xml:space="preserve">Date: </w:t>
      </w:r>
      <w:r>
        <w:rPr>
          <w:rFonts w:ascii="Avenir Next Condensed" w:hAnsi="Avenir Next Condensed"/>
          <w:sz w:val="28"/>
          <w:szCs w:val="28"/>
        </w:rPr>
        <w:t>____</w:t>
      </w:r>
      <w:r w:rsidRPr="00822E07">
        <w:rPr>
          <w:rFonts w:ascii="Avenir Next Condensed" w:hAnsi="Avenir Next Condensed"/>
          <w:sz w:val="28"/>
          <w:szCs w:val="28"/>
          <w:u w:val="single"/>
        </w:rPr>
        <w:t>2/5/2024</w:t>
      </w:r>
      <w:r>
        <w:rPr>
          <w:rFonts w:ascii="Avenir Next Condensed" w:hAnsi="Avenir Next Condensed"/>
          <w:sz w:val="28"/>
          <w:szCs w:val="28"/>
          <w:u w:val="single"/>
        </w:rPr>
        <w:t>___</w:t>
      </w:r>
    </w:p>
    <w:p w14:paraId="0D5D1AE3" w14:textId="77777777" w:rsidR="00D332BC" w:rsidRDefault="00D332BC" w:rsidP="00822E07">
      <w:pPr>
        <w:rPr>
          <w:rFonts w:ascii="Avenir Next Condensed" w:hAnsi="Avenir Next Condensed"/>
          <w:sz w:val="28"/>
          <w:szCs w:val="28"/>
          <w:u w:val="single"/>
        </w:rPr>
      </w:pPr>
    </w:p>
    <w:p w14:paraId="0AD851A4" w14:textId="77777777" w:rsidR="00D332BC" w:rsidRDefault="00D332BC" w:rsidP="00822E07">
      <w:pPr>
        <w:rPr>
          <w:rFonts w:ascii="Avenir Next Condensed" w:hAnsi="Avenir Next Condensed"/>
          <w:sz w:val="28"/>
          <w:szCs w:val="28"/>
          <w:u w:val="single"/>
        </w:rPr>
      </w:pPr>
    </w:p>
    <w:p w14:paraId="49813ADC" w14:textId="47DD2B70" w:rsidR="00E322EF" w:rsidRDefault="00D72D9D" w:rsidP="00822E07">
      <w:pPr>
        <w:rPr>
          <w:rFonts w:ascii="Avenir Next Condensed" w:hAnsi="Avenir Next Condensed"/>
          <w:sz w:val="28"/>
          <w:szCs w:val="28"/>
          <w:u w:val="single"/>
        </w:rPr>
      </w:pPr>
      <w:r>
        <w:rPr>
          <w:rFonts w:ascii="Avenir Next Condensed" w:hAnsi="Avenir Next Condensed"/>
          <w:sz w:val="28"/>
          <w:szCs w:val="28"/>
          <w:u w:val="single"/>
        </w:rPr>
        <w:lastRenderedPageBreak/>
        <w:t>Business Overview</w:t>
      </w:r>
    </w:p>
    <w:p w14:paraId="3DF97B5B" w14:textId="5C828875" w:rsidR="00D72D9D" w:rsidRDefault="00D72D9D" w:rsidP="00822E07">
      <w:pPr>
        <w:rPr>
          <w:rFonts w:ascii="Avenir Next Condensed" w:hAnsi="Avenir Next Condensed"/>
          <w:sz w:val="28"/>
          <w:szCs w:val="28"/>
        </w:rPr>
      </w:pPr>
      <w:r>
        <w:rPr>
          <w:rFonts w:ascii="Avenir Next Condensed" w:hAnsi="Avenir Next Condensed"/>
          <w:sz w:val="28"/>
          <w:szCs w:val="28"/>
        </w:rPr>
        <w:tab/>
        <w:t xml:space="preserve">Wildflower Florist </w:t>
      </w:r>
      <w:proofErr w:type="gramStart"/>
      <w:r>
        <w:rPr>
          <w:rFonts w:ascii="Avenir Next Condensed" w:hAnsi="Avenir Next Condensed"/>
          <w:sz w:val="28"/>
          <w:szCs w:val="28"/>
        </w:rPr>
        <w:t>is located in</w:t>
      </w:r>
      <w:proofErr w:type="gramEnd"/>
      <w:r>
        <w:rPr>
          <w:rFonts w:ascii="Avenir Next Condensed" w:hAnsi="Avenir Next Condensed"/>
          <w:sz w:val="28"/>
          <w:szCs w:val="28"/>
        </w:rPr>
        <w:t xml:space="preserve"> the heart of Greenville NC. Jessica founded Wildflower Florist in 2020 and ran it out of her apartment. In 2022 she took the plunge and opened a storefront </w:t>
      </w:r>
      <w:r w:rsidR="1A52F100">
        <w:rPr>
          <w:rFonts w:ascii="Avenir Next Condensed" w:hAnsi="Avenir Next Condensed"/>
          <w:sz w:val="28"/>
          <w:szCs w:val="28"/>
        </w:rPr>
        <w:t>where</w:t>
      </w:r>
      <w:r>
        <w:rPr>
          <w:rFonts w:ascii="Avenir Next Condensed" w:hAnsi="Avenir Next Condensed"/>
          <w:sz w:val="28"/>
          <w:szCs w:val="28"/>
        </w:rPr>
        <w:t xml:space="preserve"> the demand became more than her apartment could handle. They have a wide variety of arrangements to choose from for local </w:t>
      </w:r>
      <w:r w:rsidR="00B1054F">
        <w:rPr>
          <w:rFonts w:ascii="Avenir Next Condensed" w:hAnsi="Avenir Next Condensed"/>
          <w:sz w:val="28"/>
          <w:szCs w:val="28"/>
        </w:rPr>
        <w:t>delivery</w:t>
      </w:r>
      <w:r>
        <w:rPr>
          <w:rFonts w:ascii="Avenir Next Condensed" w:hAnsi="Avenir Next Condensed"/>
          <w:sz w:val="28"/>
          <w:szCs w:val="28"/>
        </w:rPr>
        <w:t xml:space="preserve">. They are different from the average florist because they give their customers the opportunity to build their own bouquet at their flower bar. The flower bar is priced per stem and has a variety of different flowers at different price points. Wildflower Florist also ships nationwide! The store front is also stocked with merchandise that can make the perfect gifts for everyone from soaps, plant accessories, </w:t>
      </w:r>
      <w:r w:rsidR="24EE2DB1">
        <w:rPr>
          <w:rFonts w:ascii="Avenir Next Condensed" w:hAnsi="Avenir Next Condensed"/>
          <w:sz w:val="28"/>
          <w:szCs w:val="28"/>
        </w:rPr>
        <w:t>stationery</w:t>
      </w:r>
      <w:r>
        <w:rPr>
          <w:rFonts w:ascii="Avenir Next Condensed" w:hAnsi="Avenir Next Condensed"/>
          <w:sz w:val="28"/>
          <w:szCs w:val="28"/>
        </w:rPr>
        <w:t>, candles and even locally made beef sticks.</w:t>
      </w:r>
      <w:r w:rsidR="00B1054F">
        <w:rPr>
          <w:rFonts w:ascii="Avenir Next Condensed" w:hAnsi="Avenir Next Condensed"/>
          <w:sz w:val="28"/>
          <w:szCs w:val="28"/>
        </w:rPr>
        <w:t xml:space="preserve"> Opening the chicest and most modern “feel good” flower shop was a dream come true for Jessica. </w:t>
      </w:r>
    </w:p>
    <w:p w14:paraId="24B205C4" w14:textId="77777777" w:rsidR="00B1054F" w:rsidRDefault="00B1054F" w:rsidP="00822E07">
      <w:pPr>
        <w:rPr>
          <w:rFonts w:ascii="Avenir Next Condensed" w:hAnsi="Avenir Next Condensed"/>
          <w:sz w:val="28"/>
          <w:szCs w:val="28"/>
        </w:rPr>
      </w:pPr>
    </w:p>
    <w:p w14:paraId="30F4177D" w14:textId="72AF3286" w:rsidR="00B1054F" w:rsidRPr="00213D5C" w:rsidRDefault="00B1054F" w:rsidP="00822E07">
      <w:pPr>
        <w:rPr>
          <w:rFonts w:ascii="Avenir Next Condensed" w:hAnsi="Avenir Next Condensed"/>
          <w:sz w:val="28"/>
          <w:szCs w:val="28"/>
          <w:u w:val="single"/>
        </w:rPr>
      </w:pPr>
      <w:r w:rsidRPr="00213D5C">
        <w:rPr>
          <w:rFonts w:ascii="Avenir Next Condensed" w:hAnsi="Avenir Next Condensed"/>
          <w:sz w:val="28"/>
          <w:szCs w:val="28"/>
          <w:u w:val="single"/>
        </w:rPr>
        <w:t>Introduction</w:t>
      </w:r>
    </w:p>
    <w:p w14:paraId="10867725" w14:textId="3CDCEF30" w:rsidR="00B1054F" w:rsidRDefault="00B1054F" w:rsidP="00CF42D8">
      <w:pPr>
        <w:ind w:firstLine="720"/>
        <w:rPr>
          <w:rFonts w:ascii="Avenir Next Condensed" w:hAnsi="Avenir Next Condensed"/>
          <w:sz w:val="28"/>
          <w:szCs w:val="28"/>
        </w:rPr>
      </w:pPr>
      <w:r>
        <w:rPr>
          <w:rFonts w:ascii="Avenir Next Condensed" w:hAnsi="Avenir Next Condensed"/>
          <w:sz w:val="28"/>
          <w:szCs w:val="28"/>
        </w:rPr>
        <w:t xml:space="preserve">Wildflower Florist only has one location, but it is essential ensure their network is secure to keep sensitive business and customer information secure. Wildflower Florist is a small company that has a laptop and iPad used for order tracking and bookkeeping. There is a point-of-sale system used daily to ring up merchandise and charge customers for arrangements. There is a cellphone that is the shop phone that many customers call with any questions, concerns and to place orders. The employees also use their personal cellphones to see the deliveries they need to make and to follow a route. A printer is also part of their network as it is used daily and prints off customer orders the contain sensitive information.  </w:t>
      </w:r>
      <w:r w:rsidR="00EC75E4">
        <w:rPr>
          <w:rFonts w:ascii="Avenir Next Condensed" w:hAnsi="Avenir Next Condensed"/>
          <w:sz w:val="28"/>
          <w:szCs w:val="28"/>
        </w:rPr>
        <w:t xml:space="preserve">We will be analyzing Wildflower Florist network to find ways to improve and ensure that the network is secure. </w:t>
      </w:r>
    </w:p>
    <w:p w14:paraId="692400E4" w14:textId="77777777" w:rsidR="00CF42D8" w:rsidRDefault="00CF42D8" w:rsidP="00822E07">
      <w:pPr>
        <w:rPr>
          <w:rFonts w:ascii="Avenir Next Condensed" w:hAnsi="Avenir Next Condensed"/>
          <w:sz w:val="28"/>
          <w:szCs w:val="28"/>
        </w:rPr>
      </w:pPr>
    </w:p>
    <w:p w14:paraId="1C7AA7B8" w14:textId="08A7CFBC" w:rsidR="00CF42D8" w:rsidRPr="00CF42D8" w:rsidRDefault="00CF42D8" w:rsidP="00822E07">
      <w:pPr>
        <w:rPr>
          <w:rFonts w:ascii="Avenir Next Condensed" w:hAnsi="Avenir Next Condensed"/>
          <w:sz w:val="28"/>
          <w:szCs w:val="28"/>
          <w:u w:val="single"/>
        </w:rPr>
      </w:pPr>
      <w:r w:rsidRPr="00CF42D8">
        <w:rPr>
          <w:rFonts w:ascii="Avenir Next Condensed" w:hAnsi="Avenir Next Condensed"/>
          <w:sz w:val="28"/>
          <w:szCs w:val="28"/>
          <w:u w:val="single"/>
        </w:rPr>
        <w:t>IT Governance Structure</w:t>
      </w:r>
    </w:p>
    <w:p w14:paraId="285F0260" w14:textId="42B7B3B0" w:rsidR="00CF42D8" w:rsidRDefault="00CF42D8" w:rsidP="00822E07">
      <w:pPr>
        <w:rPr>
          <w:rFonts w:ascii="Avenir Next Condensed" w:hAnsi="Avenir Next Condensed"/>
          <w:sz w:val="28"/>
          <w:szCs w:val="28"/>
        </w:rPr>
      </w:pPr>
      <w:r>
        <w:rPr>
          <w:rFonts w:ascii="Avenir Next Condensed" w:hAnsi="Avenir Next Condensed"/>
          <w:sz w:val="28"/>
          <w:szCs w:val="28"/>
        </w:rPr>
        <w:tab/>
        <w:t xml:space="preserve">Most </w:t>
      </w:r>
      <w:r w:rsidR="5A44138B">
        <w:rPr>
          <w:rFonts w:ascii="Avenir Next Condensed" w:hAnsi="Avenir Next Condensed"/>
          <w:sz w:val="28"/>
          <w:szCs w:val="28"/>
        </w:rPr>
        <w:t>technological</w:t>
      </w:r>
      <w:r>
        <w:rPr>
          <w:rFonts w:ascii="Avenir Next Condensed" w:hAnsi="Avenir Next Condensed"/>
          <w:sz w:val="28"/>
          <w:szCs w:val="28"/>
        </w:rPr>
        <w:t xml:space="preserve"> needs will be requested by the employees. They are taking customer orders that contain personal information and receiving online orders to enter them in their database. </w:t>
      </w:r>
      <w:bookmarkStart w:id="0" w:name="_Int_v8Sx3KVw"/>
      <w:r>
        <w:rPr>
          <w:rFonts w:ascii="Avenir Next Condensed" w:hAnsi="Avenir Next Condensed"/>
          <w:sz w:val="28"/>
          <w:szCs w:val="28"/>
        </w:rPr>
        <w:t>Being a small company there is no board of directors but any decisions regarding the implementation of innovative technology or changes to be made to existing technology would be made by the owner, Jessica Wells.</w:t>
      </w:r>
      <w:bookmarkEnd w:id="0"/>
      <w:r>
        <w:rPr>
          <w:rFonts w:ascii="Avenir Next Condensed" w:hAnsi="Avenir Next Condensed"/>
          <w:sz w:val="28"/>
          <w:szCs w:val="28"/>
        </w:rPr>
        <w:t xml:space="preserve"> </w:t>
      </w:r>
    </w:p>
    <w:p w14:paraId="1639AF21" w14:textId="77777777" w:rsidR="001A24C2" w:rsidRDefault="001A24C2" w:rsidP="00822E07">
      <w:pPr>
        <w:rPr>
          <w:rFonts w:ascii="Avenir Next Condensed" w:hAnsi="Avenir Next Condensed"/>
          <w:sz w:val="28"/>
          <w:szCs w:val="28"/>
          <w:u w:val="single"/>
        </w:rPr>
      </w:pPr>
    </w:p>
    <w:p w14:paraId="25DC995D" w14:textId="77777777" w:rsidR="00D332BC" w:rsidRDefault="00D332BC" w:rsidP="00822E07">
      <w:pPr>
        <w:rPr>
          <w:rFonts w:ascii="Avenir Next Condensed" w:hAnsi="Avenir Next Condensed"/>
          <w:sz w:val="28"/>
          <w:szCs w:val="28"/>
          <w:u w:val="single"/>
        </w:rPr>
      </w:pPr>
    </w:p>
    <w:p w14:paraId="2AB3FF40" w14:textId="77777777" w:rsidR="00D332BC" w:rsidRDefault="00D332BC" w:rsidP="00822E07">
      <w:pPr>
        <w:rPr>
          <w:rFonts w:ascii="Avenir Next Condensed" w:hAnsi="Avenir Next Condensed"/>
          <w:sz w:val="28"/>
          <w:szCs w:val="28"/>
          <w:u w:val="single"/>
        </w:rPr>
      </w:pPr>
    </w:p>
    <w:p w14:paraId="6DBF7FA3" w14:textId="77777777" w:rsidR="00D332BC" w:rsidRDefault="00D332BC" w:rsidP="00822E07">
      <w:pPr>
        <w:rPr>
          <w:rFonts w:ascii="Avenir Next Condensed" w:hAnsi="Avenir Next Condensed"/>
          <w:sz w:val="28"/>
          <w:szCs w:val="28"/>
          <w:u w:val="single"/>
        </w:rPr>
      </w:pPr>
    </w:p>
    <w:p w14:paraId="090FC572" w14:textId="5653F3DE" w:rsidR="005204F1" w:rsidRPr="002124C0" w:rsidRDefault="005204F1" w:rsidP="00822E07">
      <w:pPr>
        <w:rPr>
          <w:rFonts w:ascii="Avenir Next Condensed" w:hAnsi="Avenir Next Condensed"/>
          <w:sz w:val="28"/>
          <w:szCs w:val="28"/>
          <w:u w:val="single"/>
        </w:rPr>
      </w:pPr>
      <w:r w:rsidRPr="002124C0">
        <w:rPr>
          <w:rFonts w:ascii="Avenir Next Condensed" w:hAnsi="Avenir Next Condensed"/>
          <w:sz w:val="28"/>
          <w:szCs w:val="28"/>
          <w:u w:val="single"/>
        </w:rPr>
        <w:lastRenderedPageBreak/>
        <w:t>IT Governance Diagram</w:t>
      </w:r>
    </w:p>
    <w:p w14:paraId="00AA5F70" w14:textId="022AA71E" w:rsidR="00D72D9D" w:rsidRDefault="005204F1" w:rsidP="00822E07">
      <w:pPr>
        <w:rPr>
          <w:rFonts w:ascii="Avenir Next Condensed" w:hAnsi="Avenir Next Condensed"/>
          <w:sz w:val="28"/>
          <w:szCs w:val="28"/>
          <w:u w:val="single"/>
        </w:rPr>
      </w:pPr>
      <w:r>
        <w:rPr>
          <w:rFonts w:ascii="Avenir Next Condensed" w:hAnsi="Avenir Next Condensed"/>
          <w:noProof/>
          <w:sz w:val="28"/>
          <w:szCs w:val="28"/>
        </w:rPr>
        <mc:AlternateContent>
          <mc:Choice Requires="wps">
            <w:drawing>
              <wp:anchor distT="0" distB="0" distL="114300" distR="114300" simplePos="0" relativeHeight="251658244" behindDoc="0" locked="0" layoutInCell="1" allowOverlap="1" wp14:anchorId="0427BDEA" wp14:editId="5DA8DCBF">
                <wp:simplePos x="0" y="0"/>
                <wp:positionH relativeFrom="column">
                  <wp:posOffset>3101653</wp:posOffset>
                </wp:positionH>
                <wp:positionV relativeFrom="paragraph">
                  <wp:posOffset>693862</wp:posOffset>
                </wp:positionV>
                <wp:extent cx="0" cy="462988"/>
                <wp:effectExtent l="12700" t="0" r="12700" b="19685"/>
                <wp:wrapNone/>
                <wp:docPr id="1778809509" name="Straight Connector 5"/>
                <wp:cNvGraphicFramePr/>
                <a:graphic xmlns:a="http://schemas.openxmlformats.org/drawingml/2006/main">
                  <a:graphicData uri="http://schemas.microsoft.com/office/word/2010/wordprocessingShape">
                    <wps:wsp>
                      <wps:cNvCnPr/>
                      <wps:spPr>
                        <a:xfrm>
                          <a:off x="0" y="0"/>
                          <a:ext cx="0" cy="4629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du="http://schemas.microsoft.com/office/word/2023/wordml/word16du">
            <w:pict w14:anchorId="6E598AED">
              <v:line id="Straight Connector 5"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244.2pt,54.65pt" to="244.2pt,91.1pt" w14:anchorId="047D94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">
                <v:stroke joinstyle="miter"/>
              </v:line>
            </w:pict>
          </mc:Fallback>
        </mc:AlternateContent>
      </w:r>
      <w:r>
        <w:rPr>
          <w:rFonts w:ascii="Avenir Next Condensed" w:hAnsi="Avenir Next Condensed"/>
          <w:noProof/>
          <w:sz w:val="28"/>
          <w:szCs w:val="28"/>
        </w:rPr>
        <mc:AlternateContent>
          <mc:Choice Requires="wps">
            <w:drawing>
              <wp:anchor distT="0" distB="0" distL="114300" distR="114300" simplePos="0" relativeHeight="251658243" behindDoc="0" locked="0" layoutInCell="1" allowOverlap="1" wp14:anchorId="045BE9E8" wp14:editId="33BFF68B">
                <wp:simplePos x="0" y="0"/>
                <wp:positionH relativeFrom="column">
                  <wp:posOffset>1897717</wp:posOffset>
                </wp:positionH>
                <wp:positionV relativeFrom="paragraph">
                  <wp:posOffset>1262011</wp:posOffset>
                </wp:positionV>
                <wp:extent cx="2326511" cy="393540"/>
                <wp:effectExtent l="0" t="0" r="0" b="0"/>
                <wp:wrapNone/>
                <wp:docPr id="746364965" name="Text Box 4"/>
                <wp:cNvGraphicFramePr/>
                <a:graphic xmlns:a="http://schemas.openxmlformats.org/drawingml/2006/main">
                  <a:graphicData uri="http://schemas.microsoft.com/office/word/2010/wordprocessingShape">
                    <wps:wsp>
                      <wps:cNvSpPr txBox="1"/>
                      <wps:spPr>
                        <a:xfrm>
                          <a:off x="0" y="0"/>
                          <a:ext cx="2326511" cy="393540"/>
                        </a:xfrm>
                        <a:prstGeom prst="rect">
                          <a:avLst/>
                        </a:prstGeom>
                        <a:noFill/>
                        <a:ln w="6350">
                          <a:noFill/>
                        </a:ln>
                      </wps:spPr>
                      <wps:txbx>
                        <w:txbxContent>
                          <w:p w14:paraId="0AA574BD" w14:textId="15626D51" w:rsidR="005204F1" w:rsidRPr="005204F1" w:rsidRDefault="005204F1" w:rsidP="005204F1">
                            <w:pPr>
                              <w:jc w:val="center"/>
                              <w:rPr>
                                <w:color w:val="E42D9E"/>
                              </w:rPr>
                            </w:pPr>
                            <w:r w:rsidRPr="005204F1">
                              <w:rPr>
                                <w:color w:val="E42D9E"/>
                              </w:rPr>
                              <w:t>Wildflower Florist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5BE9E8" id="_x0000_t202" coordsize="21600,21600" o:spt="202" path="m,l,21600r21600,l21600,xe">
                <v:stroke joinstyle="miter"/>
                <v:path gradientshapeok="t" o:connecttype="rect"/>
              </v:shapetype>
              <v:shape id="Text Box 4" o:spid="_x0000_s1026" type="#_x0000_t202" style="position:absolute;margin-left:149.45pt;margin-top:99.35pt;width:183.2pt;height:31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" filled="f" stroked="f" strokeweight=".5pt">
                <v:textbox>
                  <w:txbxContent>
                    <w:p w14:paraId="0AA574BD" w14:textId="15626D51" w:rsidR="005204F1" w:rsidRPr="005204F1" w:rsidRDefault="005204F1" w:rsidP="005204F1">
                      <w:pPr>
                        <w:jc w:val="center"/>
                        <w:rPr>
                          <w:color w:val="E42D9E"/>
                        </w:rPr>
                      </w:pPr>
                      <w:r w:rsidRPr="005204F1">
                        <w:rPr>
                          <w:color w:val="E42D9E"/>
                        </w:rPr>
                        <w:t>Wildflower Florist Employees</w:t>
                      </w:r>
                    </w:p>
                  </w:txbxContent>
                </v:textbox>
              </v:shape>
            </w:pict>
          </mc:Fallback>
        </mc:AlternateContent>
      </w:r>
      <w:r>
        <w:rPr>
          <w:rFonts w:ascii="Avenir Next Condensed" w:hAnsi="Avenir Next Condensed"/>
          <w:noProof/>
          <w:sz w:val="28"/>
          <w:szCs w:val="28"/>
        </w:rPr>
        <mc:AlternateContent>
          <mc:Choice Requires="wps">
            <w:drawing>
              <wp:anchor distT="0" distB="0" distL="114300" distR="114300" simplePos="0" relativeHeight="251658242" behindDoc="0" locked="0" layoutInCell="1" allowOverlap="1" wp14:anchorId="6E410794" wp14:editId="2E6EA30F">
                <wp:simplePos x="0" y="0"/>
                <wp:positionH relativeFrom="column">
                  <wp:posOffset>1724025</wp:posOffset>
                </wp:positionH>
                <wp:positionV relativeFrom="paragraph">
                  <wp:posOffset>267335</wp:posOffset>
                </wp:positionV>
                <wp:extent cx="2720051" cy="427355"/>
                <wp:effectExtent l="0" t="0" r="0" b="0"/>
                <wp:wrapNone/>
                <wp:docPr id="1938652650" name="Text Box 3"/>
                <wp:cNvGraphicFramePr/>
                <a:graphic xmlns:a="http://schemas.openxmlformats.org/drawingml/2006/main">
                  <a:graphicData uri="http://schemas.microsoft.com/office/word/2010/wordprocessingShape">
                    <wps:wsp>
                      <wps:cNvSpPr txBox="1"/>
                      <wps:spPr>
                        <a:xfrm>
                          <a:off x="0" y="0"/>
                          <a:ext cx="2720051" cy="427355"/>
                        </a:xfrm>
                        <a:prstGeom prst="rect">
                          <a:avLst/>
                        </a:prstGeom>
                        <a:noFill/>
                        <a:ln w="6350">
                          <a:noFill/>
                        </a:ln>
                      </wps:spPr>
                      <wps:txbx>
                        <w:txbxContent>
                          <w:p w14:paraId="79880ECB" w14:textId="2A1F8CD0" w:rsidR="005204F1" w:rsidRPr="005204F1" w:rsidRDefault="005204F1" w:rsidP="005204F1">
                            <w:pPr>
                              <w:jc w:val="center"/>
                              <w:rPr>
                                <w:color w:val="F7C5F5"/>
                              </w:rPr>
                            </w:pPr>
                            <w:r w:rsidRPr="005204F1">
                              <w:rPr>
                                <w:color w:val="F7C5F5"/>
                              </w:rPr>
                              <w:t>Wildflower Florist Owner; Jessica Wells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10794" id="Text Box 3" o:spid="_x0000_s1027" type="#_x0000_t202" style="position:absolute;margin-left:135.75pt;margin-top:21.05pt;width:214.2pt;height:33.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" filled="f" stroked="f" strokeweight=".5pt">
                <v:textbox>
                  <w:txbxContent>
                    <w:p w14:paraId="79880ECB" w14:textId="2A1F8CD0" w:rsidR="005204F1" w:rsidRPr="005204F1" w:rsidRDefault="005204F1" w:rsidP="005204F1">
                      <w:pPr>
                        <w:jc w:val="center"/>
                        <w:rPr>
                          <w:color w:val="F7C5F5"/>
                        </w:rPr>
                      </w:pPr>
                      <w:r w:rsidRPr="005204F1">
                        <w:rPr>
                          <w:color w:val="F7C5F5"/>
                        </w:rPr>
                        <w:t>Wildflower Florist Owner; Jessica Wells</w:t>
                      </w:r>
                    </w:p>
                  </w:txbxContent>
                </v:textbox>
              </v:shape>
            </w:pict>
          </mc:Fallback>
        </mc:AlternateContent>
      </w:r>
      <w:r>
        <w:rPr>
          <w:rFonts w:ascii="Avenir Next Condensed" w:hAnsi="Avenir Next Condensed"/>
          <w:noProof/>
          <w:sz w:val="28"/>
          <w:szCs w:val="28"/>
        </w:rPr>
        <mc:AlternateContent>
          <mc:Choice Requires="wps">
            <w:drawing>
              <wp:anchor distT="0" distB="0" distL="114300" distR="114300" simplePos="0" relativeHeight="251658241" behindDoc="0" locked="0" layoutInCell="1" allowOverlap="1" wp14:anchorId="52FA51C9" wp14:editId="2A0443FF">
                <wp:simplePos x="0" y="0"/>
                <wp:positionH relativeFrom="column">
                  <wp:posOffset>1643605</wp:posOffset>
                </wp:positionH>
                <wp:positionV relativeFrom="paragraph">
                  <wp:posOffset>1157967</wp:posOffset>
                </wp:positionV>
                <wp:extent cx="2800985" cy="532130"/>
                <wp:effectExtent l="0" t="0" r="18415" b="13970"/>
                <wp:wrapNone/>
                <wp:docPr id="1437845831" name="Rectangle 1"/>
                <wp:cNvGraphicFramePr/>
                <a:graphic xmlns:a="http://schemas.openxmlformats.org/drawingml/2006/main">
                  <a:graphicData uri="http://schemas.microsoft.com/office/word/2010/wordprocessingShape">
                    <wps:wsp>
                      <wps:cNvSpPr/>
                      <wps:spPr>
                        <a:xfrm>
                          <a:off x="0" y="0"/>
                          <a:ext cx="2800985" cy="532130"/>
                        </a:xfrm>
                        <a:prstGeom prst="rect">
                          <a:avLst/>
                        </a:prstGeom>
                        <a:solidFill>
                          <a:srgbClr val="FF7DD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arto="http://schemas.microsoft.com/office/word/2006/arto" xmlns:w16du="http://schemas.microsoft.com/office/word/2023/wordml/word16du">
            <w:pict w14:anchorId="2A0F1D30">
              <v:rect id="Rectangle 1" style="position:absolute;margin-left:129.4pt;margin-top:91.2pt;width:220.55pt;height:4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ff7ddf" strokecolor="#09101d [484]" strokeweight="1pt" w14:anchorId="7837F9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"/>
            </w:pict>
          </mc:Fallback>
        </mc:AlternateContent>
      </w:r>
      <w:r>
        <w:rPr>
          <w:rFonts w:ascii="Avenir Next Condensed" w:hAnsi="Avenir Next Condensed"/>
          <w:noProof/>
          <w:sz w:val="28"/>
          <w:szCs w:val="28"/>
        </w:rPr>
        <mc:AlternateContent>
          <mc:Choice Requires="wps">
            <w:drawing>
              <wp:anchor distT="0" distB="0" distL="114300" distR="114300" simplePos="0" relativeHeight="251658240" behindDoc="0" locked="0" layoutInCell="1" allowOverlap="1" wp14:anchorId="556A02CD" wp14:editId="29C8BCA9">
                <wp:simplePos x="0" y="0"/>
                <wp:positionH relativeFrom="column">
                  <wp:posOffset>1643605</wp:posOffset>
                </wp:positionH>
                <wp:positionV relativeFrom="paragraph">
                  <wp:posOffset>185693</wp:posOffset>
                </wp:positionV>
                <wp:extent cx="2801073" cy="532130"/>
                <wp:effectExtent l="0" t="0" r="18415" b="13970"/>
                <wp:wrapNone/>
                <wp:docPr id="1731602249" name="Rectangle 1"/>
                <wp:cNvGraphicFramePr/>
                <a:graphic xmlns:a="http://schemas.openxmlformats.org/drawingml/2006/main">
                  <a:graphicData uri="http://schemas.microsoft.com/office/word/2010/wordprocessingShape">
                    <wps:wsp>
                      <wps:cNvSpPr/>
                      <wps:spPr>
                        <a:xfrm>
                          <a:off x="0" y="0"/>
                          <a:ext cx="2801073" cy="532130"/>
                        </a:xfrm>
                        <a:prstGeom prst="rect">
                          <a:avLst/>
                        </a:prstGeom>
                        <a:solidFill>
                          <a:srgbClr val="E42D9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arto="http://schemas.microsoft.com/office/word/2006/arto" xmlns:w16du="http://schemas.microsoft.com/office/word/2023/wordml/word16du">
            <w:pict w14:anchorId="645D4252">
              <v:rect id="Rectangle 1" style="position:absolute;margin-left:129.4pt;margin-top:14.6pt;width:220.55pt;height:41.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42d9e" strokecolor="#09101d [484]" strokeweight="1pt" w14:anchorId="38ACA4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"/>
            </w:pict>
          </mc:Fallback>
        </mc:AlternateContent>
      </w:r>
    </w:p>
    <w:p w14:paraId="46860972" w14:textId="77777777" w:rsidR="002124C0" w:rsidRPr="002124C0" w:rsidRDefault="002124C0" w:rsidP="002124C0">
      <w:pPr>
        <w:rPr>
          <w:rFonts w:ascii="Avenir Next Condensed" w:hAnsi="Avenir Next Condensed"/>
          <w:sz w:val="28"/>
          <w:szCs w:val="28"/>
        </w:rPr>
      </w:pPr>
    </w:p>
    <w:p w14:paraId="7407341D" w14:textId="77777777" w:rsidR="002124C0" w:rsidRPr="002124C0" w:rsidRDefault="002124C0" w:rsidP="002124C0">
      <w:pPr>
        <w:rPr>
          <w:rFonts w:ascii="Avenir Next Condensed" w:hAnsi="Avenir Next Condensed"/>
          <w:sz w:val="28"/>
          <w:szCs w:val="28"/>
        </w:rPr>
      </w:pPr>
    </w:p>
    <w:p w14:paraId="3B2489BD" w14:textId="77777777" w:rsidR="002124C0" w:rsidRPr="002124C0" w:rsidRDefault="002124C0" w:rsidP="002124C0">
      <w:pPr>
        <w:rPr>
          <w:rFonts w:ascii="Avenir Next Condensed" w:hAnsi="Avenir Next Condensed"/>
          <w:sz w:val="28"/>
          <w:szCs w:val="28"/>
        </w:rPr>
      </w:pPr>
    </w:p>
    <w:p w14:paraId="32A00DA2" w14:textId="77777777" w:rsidR="002124C0" w:rsidRPr="002124C0" w:rsidRDefault="002124C0" w:rsidP="002124C0">
      <w:pPr>
        <w:rPr>
          <w:rFonts w:ascii="Avenir Next Condensed" w:hAnsi="Avenir Next Condensed"/>
          <w:sz w:val="28"/>
          <w:szCs w:val="28"/>
        </w:rPr>
      </w:pPr>
    </w:p>
    <w:p w14:paraId="165F5035" w14:textId="77777777" w:rsidR="002124C0" w:rsidRDefault="002124C0" w:rsidP="002124C0">
      <w:pPr>
        <w:rPr>
          <w:rFonts w:ascii="Avenir Next Condensed" w:hAnsi="Avenir Next Condensed"/>
          <w:sz w:val="28"/>
          <w:szCs w:val="28"/>
          <w:u w:val="single"/>
        </w:rPr>
      </w:pPr>
    </w:p>
    <w:p w14:paraId="24C5EEFD" w14:textId="586E36FA" w:rsidR="002124C0" w:rsidRDefault="002124C0" w:rsidP="002124C0">
      <w:pPr>
        <w:tabs>
          <w:tab w:val="left" w:pos="8367"/>
        </w:tabs>
        <w:rPr>
          <w:rFonts w:ascii="Avenir Next Condensed" w:hAnsi="Avenir Next Condensed"/>
          <w:sz w:val="28"/>
          <w:szCs w:val="28"/>
        </w:rPr>
      </w:pPr>
      <w:r>
        <w:rPr>
          <w:rFonts w:ascii="Avenir Next Condensed" w:hAnsi="Avenir Next Condensed"/>
          <w:sz w:val="28"/>
          <w:szCs w:val="28"/>
        </w:rPr>
        <w:tab/>
      </w:r>
    </w:p>
    <w:p w14:paraId="0B1556AC" w14:textId="77777777" w:rsidR="002124C0" w:rsidRDefault="002124C0" w:rsidP="002124C0">
      <w:pPr>
        <w:tabs>
          <w:tab w:val="left" w:pos="8367"/>
        </w:tabs>
        <w:rPr>
          <w:rFonts w:ascii="Avenir Next Condensed" w:hAnsi="Avenir Next Condensed"/>
          <w:sz w:val="28"/>
          <w:szCs w:val="28"/>
        </w:rPr>
      </w:pPr>
    </w:p>
    <w:p w14:paraId="4E4E93CB" w14:textId="4043276D" w:rsidR="002124C0" w:rsidRPr="003D3DBD" w:rsidRDefault="008F3873" w:rsidP="002124C0">
      <w:pPr>
        <w:tabs>
          <w:tab w:val="left" w:pos="8367"/>
        </w:tabs>
        <w:rPr>
          <w:rFonts w:ascii="Avenir Next Condensed" w:hAnsi="Avenir Next Condensed"/>
          <w:sz w:val="28"/>
          <w:szCs w:val="28"/>
          <w:u w:val="single"/>
        </w:rPr>
      </w:pPr>
      <w:r w:rsidRPr="003D3DBD">
        <w:rPr>
          <w:rFonts w:ascii="Avenir Next Condensed" w:hAnsi="Avenir Next Condensed"/>
          <w:sz w:val="28"/>
          <w:szCs w:val="28"/>
          <w:u w:val="single"/>
        </w:rPr>
        <w:t>Enterprise Architecture</w:t>
      </w:r>
    </w:p>
    <w:p w14:paraId="3088D998" w14:textId="7763278E" w:rsidR="00F2674C" w:rsidRDefault="003D3DBD" w:rsidP="002124C0">
      <w:pPr>
        <w:tabs>
          <w:tab w:val="left" w:pos="8367"/>
        </w:tabs>
        <w:rPr>
          <w:rFonts w:ascii="Avenir Next Condensed" w:hAnsi="Avenir Next Condensed"/>
          <w:sz w:val="28"/>
          <w:szCs w:val="28"/>
        </w:rPr>
      </w:pPr>
      <w:r>
        <w:rPr>
          <w:rFonts w:ascii="Avenir Next Condensed" w:hAnsi="Avenir Next Condensed"/>
          <w:sz w:val="28"/>
          <w:szCs w:val="28"/>
        </w:rPr>
        <w:t xml:space="preserve">              Wildflower Florist operations are conducted at their store front in Greenville, North Carolina. The storefront houses </w:t>
      </w:r>
      <w:r w:rsidR="00046910">
        <w:rPr>
          <w:rFonts w:ascii="Avenir Next Condensed" w:hAnsi="Avenir Next Condensed"/>
          <w:sz w:val="28"/>
          <w:szCs w:val="28"/>
        </w:rPr>
        <w:t>all</w:t>
      </w:r>
      <w:r>
        <w:rPr>
          <w:rFonts w:ascii="Avenir Next Condensed" w:hAnsi="Avenir Next Condensed"/>
          <w:sz w:val="28"/>
          <w:szCs w:val="28"/>
        </w:rPr>
        <w:t xml:space="preserve"> their devices other than employee phones that come and go. They are currently using</w:t>
      </w:r>
      <w:r w:rsidR="00D34FB5">
        <w:rPr>
          <w:rFonts w:ascii="Avenir Next Condensed" w:hAnsi="Avenir Next Condensed"/>
          <w:sz w:val="28"/>
          <w:szCs w:val="28"/>
        </w:rPr>
        <w:t xml:space="preserve"> </w:t>
      </w:r>
      <w:proofErr w:type="spellStart"/>
      <w:r w:rsidR="00D34FB5">
        <w:rPr>
          <w:rFonts w:ascii="Avenir Next Condensed" w:hAnsi="Avenir Next Condensed"/>
          <w:sz w:val="28"/>
          <w:szCs w:val="28"/>
        </w:rPr>
        <w:t>Metronet</w:t>
      </w:r>
      <w:proofErr w:type="spellEnd"/>
      <w:r w:rsidR="00D34FB5">
        <w:rPr>
          <w:rFonts w:ascii="Avenir Next Condensed" w:hAnsi="Avenir Next Condensed"/>
          <w:sz w:val="28"/>
          <w:szCs w:val="28"/>
        </w:rPr>
        <w:t xml:space="preserve"> for internet services</w:t>
      </w:r>
      <w:r>
        <w:rPr>
          <w:rFonts w:ascii="Avenir Next Condensed" w:hAnsi="Avenir Next Condensed"/>
          <w:sz w:val="28"/>
          <w:szCs w:val="28"/>
        </w:rPr>
        <w:t xml:space="preserve">. Google Sheets is used to track the cost breakdown for events such as weddings and is shared between Wildflower employees and the customer. Each Google Sheet is specific based on the customer. A laptop and iPad are used at the shop location to manage current customers, orders, and more. Employees do use their phones to </w:t>
      </w:r>
      <w:r w:rsidR="29D7D1D9" w:rsidRPr="739BA53C">
        <w:rPr>
          <w:rFonts w:ascii="Avenir Next Condensed" w:hAnsi="Avenir Next Condensed"/>
          <w:sz w:val="28"/>
          <w:szCs w:val="28"/>
        </w:rPr>
        <w:t>get</w:t>
      </w:r>
      <w:r>
        <w:rPr>
          <w:rFonts w:ascii="Avenir Next Condensed" w:hAnsi="Avenir Next Condensed"/>
          <w:sz w:val="28"/>
          <w:szCs w:val="28"/>
        </w:rPr>
        <w:t xml:space="preserve"> delivery information while out on deliveries. </w:t>
      </w:r>
    </w:p>
    <w:p w14:paraId="6ED8E27C" w14:textId="0C0EECAC" w:rsidR="10810883" w:rsidRDefault="10810883" w:rsidP="10810883">
      <w:pPr>
        <w:tabs>
          <w:tab w:val="left" w:pos="8367"/>
        </w:tabs>
        <w:rPr>
          <w:rFonts w:ascii="Avenir Next Condensed" w:hAnsi="Avenir Next Condensed"/>
          <w:sz w:val="28"/>
          <w:szCs w:val="28"/>
        </w:rPr>
      </w:pPr>
    </w:p>
    <w:p w14:paraId="0561D505" w14:textId="0E7C1EFC" w:rsidR="10810883" w:rsidRDefault="00676A47" w:rsidP="10810883">
      <w:pPr>
        <w:tabs>
          <w:tab w:val="left" w:pos="8367"/>
        </w:tabs>
        <w:rPr>
          <w:rFonts w:ascii="Avenir Next Condensed" w:hAnsi="Avenir Next Condensed"/>
          <w:sz w:val="28"/>
          <w:szCs w:val="28"/>
        </w:rPr>
      </w:pPr>
      <w:r w:rsidRPr="00676A47">
        <w:rPr>
          <w:rFonts w:ascii="Avenir Next Condensed" w:hAnsi="Avenir Next Condensed"/>
          <w:noProof/>
          <w:sz w:val="28"/>
          <w:szCs w:val="28"/>
        </w:rPr>
        <w:drawing>
          <wp:inline distT="0" distB="0" distL="0" distR="0" wp14:anchorId="4ABD51EF" wp14:editId="341E27FC">
            <wp:extent cx="5943600" cy="2806700"/>
            <wp:effectExtent l="0" t="0" r="0" b="0"/>
            <wp:docPr id="968085999"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85999" name="Picture 1" descr="A close-up of a computer&#10;&#10;Description automatically generated"/>
                    <pic:cNvPicPr/>
                  </pic:nvPicPr>
                  <pic:blipFill>
                    <a:blip r:embed="rId10"/>
                    <a:stretch>
                      <a:fillRect/>
                    </a:stretch>
                  </pic:blipFill>
                  <pic:spPr>
                    <a:xfrm>
                      <a:off x="0" y="0"/>
                      <a:ext cx="5943600" cy="2806700"/>
                    </a:xfrm>
                    <a:prstGeom prst="rect">
                      <a:avLst/>
                    </a:prstGeom>
                  </pic:spPr>
                </pic:pic>
              </a:graphicData>
            </a:graphic>
          </wp:inline>
        </w:drawing>
      </w:r>
    </w:p>
    <w:p w14:paraId="1583CABB" w14:textId="7203CD3F" w:rsidR="10810883" w:rsidRDefault="10810883" w:rsidP="10810883">
      <w:pPr>
        <w:tabs>
          <w:tab w:val="left" w:pos="8367"/>
        </w:tabs>
        <w:rPr>
          <w:rFonts w:ascii="Avenir Next Condensed" w:hAnsi="Avenir Next Condensed"/>
          <w:sz w:val="28"/>
          <w:szCs w:val="28"/>
        </w:rPr>
      </w:pPr>
    </w:p>
    <w:p w14:paraId="0BFD1F0F" w14:textId="490343E2" w:rsidR="003D3DBD" w:rsidRPr="003D3DBD" w:rsidRDefault="10810883" w:rsidP="10810883">
      <w:pPr>
        <w:tabs>
          <w:tab w:val="left" w:pos="8367"/>
        </w:tabs>
        <w:rPr>
          <w:rFonts w:ascii="Avenir Next Condensed" w:hAnsi="Avenir Next Condensed"/>
          <w:sz w:val="28"/>
          <w:szCs w:val="28"/>
          <w:u w:val="single"/>
        </w:rPr>
      </w:pPr>
      <w:r w:rsidRPr="10810883">
        <w:rPr>
          <w:rFonts w:ascii="Avenir Next Condensed" w:hAnsi="Avenir Next Condensed"/>
          <w:sz w:val="28"/>
          <w:szCs w:val="28"/>
        </w:rPr>
        <w:t xml:space="preserve">                          </w:t>
      </w:r>
    </w:p>
    <w:p w14:paraId="05BB22B4" w14:textId="77777777" w:rsidR="00E879DF" w:rsidRDefault="00E879DF" w:rsidP="002124C0">
      <w:pPr>
        <w:tabs>
          <w:tab w:val="left" w:pos="8367"/>
        </w:tabs>
        <w:rPr>
          <w:rFonts w:ascii="Avenir Next Condensed" w:hAnsi="Avenir Next Condensed"/>
          <w:sz w:val="28"/>
          <w:szCs w:val="28"/>
          <w:u w:val="single"/>
        </w:rPr>
      </w:pPr>
    </w:p>
    <w:p w14:paraId="4804E6F9" w14:textId="77777777" w:rsidR="00676A47" w:rsidRDefault="00676A47" w:rsidP="002124C0">
      <w:pPr>
        <w:tabs>
          <w:tab w:val="left" w:pos="8367"/>
        </w:tabs>
        <w:rPr>
          <w:rFonts w:ascii="Avenir Next Condensed" w:hAnsi="Avenir Next Condensed"/>
          <w:sz w:val="28"/>
          <w:szCs w:val="28"/>
          <w:u w:val="single"/>
        </w:rPr>
      </w:pPr>
    </w:p>
    <w:p w14:paraId="3352D6AD" w14:textId="03F0CD69" w:rsidR="003D3DBD" w:rsidRPr="003D3DBD" w:rsidRDefault="10810883" w:rsidP="002124C0">
      <w:pPr>
        <w:tabs>
          <w:tab w:val="left" w:pos="8367"/>
        </w:tabs>
        <w:rPr>
          <w:rFonts w:ascii="Avenir Next Condensed" w:hAnsi="Avenir Next Condensed"/>
          <w:sz w:val="28"/>
          <w:szCs w:val="28"/>
          <w:u w:val="single"/>
        </w:rPr>
      </w:pPr>
      <w:r w:rsidRPr="10810883">
        <w:rPr>
          <w:rFonts w:ascii="Avenir Next Condensed" w:hAnsi="Avenir Next Condensed"/>
          <w:sz w:val="28"/>
          <w:szCs w:val="28"/>
          <w:u w:val="single"/>
        </w:rPr>
        <w:lastRenderedPageBreak/>
        <w:t>Project Scope</w:t>
      </w:r>
    </w:p>
    <w:p w14:paraId="493E4496" w14:textId="6A880CF1" w:rsidR="003D3DBD" w:rsidRDefault="003D3DBD" w:rsidP="002124C0">
      <w:pPr>
        <w:tabs>
          <w:tab w:val="left" w:pos="8367"/>
        </w:tabs>
        <w:rPr>
          <w:del w:id="1" w:author="Microsoft Word" w:date="2024-04-04T11:25:00Z"/>
          <w:rFonts w:ascii="Avenir Next Condensed" w:hAnsi="Avenir Next Condensed"/>
          <w:sz w:val="28"/>
          <w:szCs w:val="28"/>
        </w:rPr>
      </w:pPr>
      <w:r w:rsidRPr="12742032">
        <w:rPr>
          <w:rFonts w:ascii="Avenir Next Condensed" w:hAnsi="Avenir Next Condensed"/>
          <w:sz w:val="28"/>
          <w:szCs w:val="28"/>
        </w:rPr>
        <w:t xml:space="preserve">            </w:t>
      </w:r>
      <w:r w:rsidR="5DC2AE12" w:rsidRPr="6DC30479">
        <w:rPr>
          <w:rFonts w:ascii="Avenir Next Condensed" w:hAnsi="Avenir Next Condensed"/>
          <w:sz w:val="28"/>
          <w:szCs w:val="28"/>
        </w:rPr>
        <w:t>Our project's</w:t>
      </w:r>
      <w:r w:rsidRPr="12742032">
        <w:rPr>
          <w:rFonts w:ascii="Avenir Next Condensed" w:hAnsi="Avenir Next Condensed"/>
          <w:sz w:val="28"/>
          <w:szCs w:val="28"/>
        </w:rPr>
        <w:t xml:space="preserve"> scope is to analyze </w:t>
      </w:r>
      <w:r w:rsidR="5DC2AE12" w:rsidRPr="6DC30479">
        <w:rPr>
          <w:rFonts w:ascii="Avenir Next Condensed" w:hAnsi="Avenir Next Condensed"/>
          <w:sz w:val="28"/>
          <w:szCs w:val="28"/>
        </w:rPr>
        <w:t xml:space="preserve">the </w:t>
      </w:r>
      <w:r w:rsidRPr="12742032">
        <w:rPr>
          <w:rFonts w:ascii="Avenir Next Condensed" w:hAnsi="Avenir Next Condensed"/>
          <w:sz w:val="28"/>
          <w:szCs w:val="28"/>
        </w:rPr>
        <w:t xml:space="preserve">Wildflower Florist network </w:t>
      </w:r>
      <w:r w:rsidR="5DC2AE12" w:rsidRPr="6DC30479">
        <w:rPr>
          <w:rFonts w:ascii="Avenir Next Condensed" w:hAnsi="Avenir Next Condensed"/>
          <w:sz w:val="28"/>
          <w:szCs w:val="28"/>
        </w:rPr>
        <w:t>in place.</w:t>
      </w:r>
      <w:r w:rsidRPr="12742032">
        <w:rPr>
          <w:rFonts w:ascii="Avenir Next Condensed" w:hAnsi="Avenir Next Condensed"/>
          <w:sz w:val="28"/>
          <w:szCs w:val="28"/>
        </w:rPr>
        <w:t xml:space="preserve"> </w:t>
      </w:r>
      <w:r w:rsidR="00E35DE0" w:rsidRPr="12742032">
        <w:rPr>
          <w:rFonts w:ascii="Avenir Next Condensed" w:hAnsi="Avenir Next Condensed"/>
          <w:sz w:val="28"/>
          <w:szCs w:val="28"/>
        </w:rPr>
        <w:t>Th</w:t>
      </w:r>
      <w:r w:rsidR="001325F7" w:rsidRPr="12742032">
        <w:rPr>
          <w:rFonts w:ascii="Avenir Next Condensed" w:hAnsi="Avenir Next Condensed"/>
          <w:sz w:val="28"/>
          <w:szCs w:val="28"/>
        </w:rPr>
        <w:t>e</w:t>
      </w:r>
      <w:r w:rsidR="00E35DE0" w:rsidRPr="12742032">
        <w:rPr>
          <w:rFonts w:ascii="Avenir Next Condensed" w:hAnsi="Avenir Next Condensed"/>
          <w:sz w:val="28"/>
          <w:szCs w:val="28"/>
        </w:rPr>
        <w:t xml:space="preserve"> </w:t>
      </w:r>
      <w:r w:rsidR="00D96E73" w:rsidRPr="12742032">
        <w:rPr>
          <w:rFonts w:ascii="Avenir Next Condensed" w:hAnsi="Avenir Next Condensed"/>
          <w:sz w:val="28"/>
          <w:szCs w:val="28"/>
        </w:rPr>
        <w:t>project’s</w:t>
      </w:r>
      <w:r w:rsidR="00E403F7" w:rsidRPr="12742032">
        <w:rPr>
          <w:rFonts w:ascii="Avenir Next Condensed" w:hAnsi="Avenir Next Condensed"/>
          <w:sz w:val="28"/>
          <w:szCs w:val="28"/>
        </w:rPr>
        <w:t xml:space="preserve"> goal is to </w:t>
      </w:r>
      <w:r w:rsidR="001325F7" w:rsidRPr="12742032">
        <w:rPr>
          <w:rFonts w:ascii="Avenir Next Condensed" w:hAnsi="Avenir Next Condensed"/>
          <w:sz w:val="28"/>
          <w:szCs w:val="28"/>
        </w:rPr>
        <w:t xml:space="preserve">help Wildflower Florist have a more secure network. </w:t>
      </w:r>
      <w:r w:rsidR="00E523A4" w:rsidRPr="12742032">
        <w:rPr>
          <w:rFonts w:ascii="Avenir Next Condensed" w:hAnsi="Avenir Next Condensed"/>
          <w:sz w:val="28"/>
          <w:szCs w:val="28"/>
        </w:rPr>
        <w:t xml:space="preserve">We will be conducting an analysis of the current </w:t>
      </w:r>
      <w:r w:rsidR="00021904" w:rsidRPr="12742032">
        <w:rPr>
          <w:rFonts w:ascii="Avenir Next Condensed" w:hAnsi="Avenir Next Condensed"/>
          <w:sz w:val="28"/>
          <w:szCs w:val="28"/>
        </w:rPr>
        <w:t>system,</w:t>
      </w:r>
      <w:r w:rsidR="00B70902" w:rsidRPr="12742032">
        <w:rPr>
          <w:rFonts w:ascii="Avenir Next Condensed" w:hAnsi="Avenir Next Condensed"/>
          <w:sz w:val="28"/>
          <w:szCs w:val="28"/>
        </w:rPr>
        <w:t xml:space="preserve"> and we</w:t>
      </w:r>
      <w:r w:rsidR="00D96E73" w:rsidRPr="12742032">
        <w:rPr>
          <w:rFonts w:ascii="Avenir Next Condensed" w:hAnsi="Avenir Next Condensed"/>
          <w:sz w:val="28"/>
          <w:szCs w:val="28"/>
        </w:rPr>
        <w:t xml:space="preserve"> will be proving </w:t>
      </w:r>
      <w:r w:rsidR="002C07D6" w:rsidRPr="12742032">
        <w:rPr>
          <w:rFonts w:ascii="Avenir Next Condensed" w:hAnsi="Avenir Next Condensed"/>
          <w:sz w:val="28"/>
          <w:szCs w:val="28"/>
        </w:rPr>
        <w:t xml:space="preserve">recommendations to create </w:t>
      </w:r>
      <w:r w:rsidR="00D34FB5" w:rsidRPr="12742032">
        <w:rPr>
          <w:rFonts w:ascii="Avenir Next Condensed" w:hAnsi="Avenir Next Condensed"/>
          <w:sz w:val="28"/>
          <w:szCs w:val="28"/>
        </w:rPr>
        <w:t>a secure</w:t>
      </w:r>
      <w:r w:rsidR="00D96E73" w:rsidRPr="12742032">
        <w:rPr>
          <w:rFonts w:ascii="Avenir Next Condensed" w:hAnsi="Avenir Next Condensed"/>
          <w:sz w:val="28"/>
          <w:szCs w:val="28"/>
        </w:rPr>
        <w:t xml:space="preserve"> network</w:t>
      </w:r>
      <w:r w:rsidR="002C07D6" w:rsidRPr="12742032">
        <w:rPr>
          <w:rFonts w:ascii="Avenir Next Condensed" w:hAnsi="Avenir Next Condensed"/>
          <w:sz w:val="28"/>
          <w:szCs w:val="28"/>
        </w:rPr>
        <w:t>.</w:t>
      </w:r>
      <w:del w:id="2" w:author="Microsoft Word" w:date="2024-04-04T11:25:00Z">
        <w:r w:rsidR="002C07D6" w:rsidRPr="7031AA23">
          <w:rPr>
            <w:rFonts w:ascii="Avenir Next Condensed" w:hAnsi="Avenir Next Condensed"/>
            <w:sz w:val="28"/>
            <w:szCs w:val="28"/>
          </w:rPr>
          <w:delText xml:space="preserve"> </w:delText>
        </w:r>
      </w:del>
    </w:p>
    <w:p w14:paraId="0C18C657" w14:textId="1A938235" w:rsidR="12742032" w:rsidRDefault="12742032" w:rsidP="12742032">
      <w:pPr>
        <w:tabs>
          <w:tab w:val="left" w:pos="8367"/>
        </w:tabs>
        <w:rPr>
          <w:rFonts w:ascii="Avenir Next Condensed" w:hAnsi="Avenir Next Condensed"/>
          <w:sz w:val="28"/>
          <w:szCs w:val="28"/>
        </w:rPr>
      </w:pPr>
    </w:p>
    <w:p w14:paraId="1205F8DE" w14:textId="77777777" w:rsidR="008071A7" w:rsidRDefault="008071A7" w:rsidP="00D95F13">
      <w:pPr>
        <w:tabs>
          <w:tab w:val="left" w:pos="8367"/>
        </w:tabs>
        <w:rPr>
          <w:rFonts w:ascii="Avenir Next Condensed" w:hAnsi="Avenir Next Condensed"/>
          <w:sz w:val="28"/>
          <w:szCs w:val="28"/>
          <w:u w:val="single"/>
        </w:rPr>
      </w:pPr>
    </w:p>
    <w:p w14:paraId="71077E34" w14:textId="0CCCFA17" w:rsidR="00A8118F" w:rsidRDefault="03801B31" w:rsidP="00D95F13">
      <w:pPr>
        <w:tabs>
          <w:tab w:val="left" w:pos="8367"/>
        </w:tabs>
        <w:rPr>
          <w:rFonts w:ascii="Avenir Next Condensed" w:hAnsi="Avenir Next Condensed"/>
          <w:sz w:val="28"/>
          <w:szCs w:val="28"/>
          <w:u w:val="single"/>
        </w:rPr>
      </w:pPr>
      <w:r w:rsidRPr="12742032">
        <w:rPr>
          <w:rFonts w:ascii="Avenir Next Condensed" w:hAnsi="Avenir Next Condensed"/>
          <w:sz w:val="28"/>
          <w:szCs w:val="28"/>
          <w:u w:val="single"/>
        </w:rPr>
        <w:t>Next Steps</w:t>
      </w:r>
    </w:p>
    <w:p w14:paraId="7EA74808" w14:textId="5C66838E"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1. Gather Information: Collect information about the company's current IT systems, security measures, and potential risks. Talk to people in the IT department and other relevant teams to understand their concerns and needs. </w:t>
      </w:r>
    </w:p>
    <w:p w14:paraId="4D0349AF" w14:textId="3BDAB93A"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2. Assess Needs: Look at what the company needs to improve its IT systems and security. Figure out if there are outdated computers, software, or security measures that need upgrading. </w:t>
      </w:r>
    </w:p>
    <w:p w14:paraId="2F0CB2EA" w14:textId="2D2BCBEB"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3. Identify Risks: Think about what could go wrong with the company's IT systems. Consider things like hackers, computer viruses, or problems with physical equipment. </w:t>
      </w:r>
    </w:p>
    <w:p w14:paraId="00F474C1" w14:textId="474E5604"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4. Find Gaps: Compare what the company has now with what it needs. Look for places where there's a difference, like missing security measures or outdated technology.</w:t>
      </w:r>
    </w:p>
    <w:p w14:paraId="6A7198F2" w14:textId="5CCCFFA2"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 5. Make Recommendations: Come up with ideas for how to fix the problems and make improvements. This might involve things like upgrading computers, installing better security software, or training staff on cybersecurity. </w:t>
      </w:r>
    </w:p>
    <w:p w14:paraId="133EA587" w14:textId="245CD9DF"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6. Write Everything Down: Create a report that explains all your findings and recommendations. Make sure to include diagrams or charts to help people understand. </w:t>
      </w:r>
    </w:p>
    <w:p w14:paraId="4AE62000" w14:textId="6D0C6F09"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7. Present Recommendations: Share your report with the company's leadership or IT team. Explain your findings and why your recommendations are important.</w:t>
      </w:r>
    </w:p>
    <w:p w14:paraId="148915B1" w14:textId="5548DF78"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 8. Get Feedback: Listen to what people think about your recommendations. Make any changes or updates based on their feedback. 9. Implement Changes: Start putting your recommendations into action. This might involve buying new computers, installing software, or training staff. </w:t>
      </w:r>
    </w:p>
    <w:p w14:paraId="7443BC31" w14:textId="3B2068FC" w:rsidR="00A8118F" w:rsidRDefault="3688F0CA" w:rsidP="3688F0CA">
      <w:pPr>
        <w:tabs>
          <w:tab w:val="left" w:pos="8367"/>
        </w:tabs>
        <w:rPr>
          <w:rFonts w:ascii="Avenir Next Condensed" w:hAnsi="Avenir Next Condensed"/>
          <w:sz w:val="28"/>
          <w:szCs w:val="28"/>
        </w:rPr>
      </w:pPr>
      <w:r w:rsidRPr="3688F0CA">
        <w:rPr>
          <w:rFonts w:ascii="Avenir Next Condensed" w:hAnsi="Avenir Next Condensed"/>
          <w:sz w:val="28"/>
          <w:szCs w:val="28"/>
        </w:rPr>
        <w:t xml:space="preserve">10. Test Everything: Make sure all the changes work like they're supposed to. Test security measures to make sure they keep the company safe from hackers. </w:t>
      </w:r>
    </w:p>
    <w:p w14:paraId="032A6411" w14:textId="7A3B269F" w:rsidR="00A8118F" w:rsidRDefault="3688F0CA" w:rsidP="3688F0CA">
      <w:pPr>
        <w:tabs>
          <w:tab w:val="left" w:pos="8367"/>
        </w:tabs>
        <w:rPr>
          <w:rFonts w:ascii="Avenir Next Condensed" w:hAnsi="Avenir Next Condensed"/>
          <w:sz w:val="28"/>
          <w:szCs w:val="28"/>
        </w:rPr>
      </w:pPr>
      <w:r w:rsidRPr="12742032">
        <w:rPr>
          <w:rFonts w:ascii="Avenir Next Condensed" w:hAnsi="Avenir Next Condensed"/>
          <w:sz w:val="28"/>
          <w:szCs w:val="28"/>
        </w:rPr>
        <w:t xml:space="preserve">11. Monitor and Adjust: Keep an eye on the company's IT systems and security. If anything isn't working right, </w:t>
      </w:r>
      <w:proofErr w:type="gramStart"/>
      <w:r w:rsidRPr="12742032">
        <w:rPr>
          <w:rFonts w:ascii="Avenir Next Condensed" w:hAnsi="Avenir Next Condensed"/>
          <w:sz w:val="28"/>
          <w:szCs w:val="28"/>
        </w:rPr>
        <w:t>make adjustments to</w:t>
      </w:r>
      <w:proofErr w:type="gramEnd"/>
      <w:r w:rsidRPr="12742032">
        <w:rPr>
          <w:rFonts w:ascii="Avenir Next Condensed" w:hAnsi="Avenir Next Condensed"/>
          <w:sz w:val="28"/>
          <w:szCs w:val="28"/>
        </w:rPr>
        <w:t xml:space="preserve"> fix it. </w:t>
      </w:r>
    </w:p>
    <w:p w14:paraId="107BB5FF" w14:textId="2592BEF2" w:rsidR="12742032" w:rsidRDefault="3688F0CA" w:rsidP="12742032">
      <w:pPr>
        <w:tabs>
          <w:tab w:val="left" w:pos="8367"/>
        </w:tabs>
        <w:rPr>
          <w:rFonts w:ascii="Avenir Next Condensed" w:hAnsi="Avenir Next Condensed"/>
          <w:sz w:val="28"/>
          <w:szCs w:val="28"/>
        </w:rPr>
      </w:pPr>
      <w:r w:rsidRPr="12742032">
        <w:rPr>
          <w:rFonts w:ascii="Avenir Next Condensed" w:hAnsi="Avenir Next Condensed"/>
          <w:sz w:val="28"/>
          <w:szCs w:val="28"/>
        </w:rPr>
        <w:t>12. Review and Update: Regularly review the company's IT systems and security measures. Update things as needed to keep the company safe and efficient.</w:t>
      </w:r>
    </w:p>
    <w:p w14:paraId="70F8C750" w14:textId="22199F42" w:rsidR="00D95F13" w:rsidRPr="00A8118F" w:rsidRDefault="00D95F13" w:rsidP="1351BCD0">
      <w:pPr>
        <w:tabs>
          <w:tab w:val="left" w:pos="8367"/>
        </w:tabs>
        <w:rPr>
          <w:rFonts w:ascii="Avenir Next Condensed" w:hAnsi="Avenir Next Condensed"/>
          <w:sz w:val="28"/>
          <w:szCs w:val="28"/>
          <w:u w:val="single"/>
        </w:rPr>
      </w:pPr>
    </w:p>
    <w:p w14:paraId="5B60FB67" w14:textId="302A8E10" w:rsidR="00990494" w:rsidRDefault="00990494" w:rsidP="12742032">
      <w:pPr>
        <w:tabs>
          <w:tab w:val="left" w:pos="8367"/>
        </w:tabs>
        <w:rPr>
          <w:rFonts w:ascii="Avenir Next Condensed" w:hAnsi="Avenir Next Condensed"/>
          <w:sz w:val="28"/>
          <w:szCs w:val="28"/>
        </w:rPr>
      </w:pPr>
    </w:p>
    <w:p w14:paraId="3A3EFDA8" w14:textId="1B3925ED" w:rsidR="00D95F13" w:rsidRPr="00A8118F" w:rsidRDefault="0023352D" w:rsidP="00D95F13">
      <w:pPr>
        <w:tabs>
          <w:tab w:val="left" w:pos="8367"/>
        </w:tabs>
        <w:rPr>
          <w:rFonts w:ascii="Avenir Next Condensed" w:hAnsi="Avenir Next Condensed"/>
          <w:sz w:val="28"/>
          <w:szCs w:val="28"/>
          <w:u w:val="single"/>
        </w:rPr>
      </w:pPr>
      <w:r w:rsidRPr="00A8118F">
        <w:rPr>
          <w:rFonts w:ascii="Avenir Next Condensed" w:hAnsi="Avenir Next Condensed"/>
          <w:sz w:val="28"/>
          <w:szCs w:val="28"/>
          <w:u w:val="single"/>
        </w:rPr>
        <w:t>Logical Network Diagram</w:t>
      </w:r>
    </w:p>
    <w:p w14:paraId="033900EB" w14:textId="08D1D117" w:rsidR="00D95F13" w:rsidRDefault="00D34FB5" w:rsidP="1351BCD0">
      <w:pPr>
        <w:tabs>
          <w:tab w:val="left" w:pos="8367"/>
        </w:tabs>
        <w:rPr>
          <w:rFonts w:ascii="Avenir Next Condensed" w:hAnsi="Avenir Next Condensed"/>
          <w:sz w:val="28"/>
          <w:szCs w:val="28"/>
        </w:rPr>
      </w:pPr>
      <w:r>
        <w:fldChar w:fldCharType="begin"/>
      </w:r>
      <w:r>
        <w:instrText xml:space="preserve"> INCLUDEPICTURE "https://documents.lucid.app/documents/e5959ebf-0329-44cf-b5f8-50123864d7bd/pages/0_0?a=685&amp;x=137&amp;y=-144&amp;w=862&amp;h=958&amp;store=1&amp;accept=image%2F*&amp;auth=LCA%20c29db3a9849e18afcd569d23cbf29bbe0950f7f518499957327988dc5454ecf9-ts%3D1710877972" \* MERGEFORMATINET </w:instrText>
      </w:r>
      <w:r>
        <w:fldChar w:fldCharType="separate"/>
      </w:r>
      <w:r w:rsidR="33CCB9DB">
        <w:rPr>
          <w:noProof/>
        </w:rPr>
        <w:drawing>
          <wp:inline distT="0" distB="0" distL="0" distR="0" wp14:anchorId="48CA4829" wp14:editId="1CF7404C">
            <wp:extent cx="3405327" cy="3784060"/>
            <wp:effectExtent l="0" t="0" r="0" b="635"/>
            <wp:docPr id="126007140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6627" cy="3796616"/>
                    </a:xfrm>
                    <a:prstGeom prst="rect">
                      <a:avLst/>
                    </a:prstGeom>
                  </pic:spPr>
                </pic:pic>
              </a:graphicData>
            </a:graphic>
          </wp:inline>
        </w:drawing>
      </w:r>
      <w:r>
        <w:fldChar w:fldCharType="end"/>
      </w:r>
    </w:p>
    <w:p w14:paraId="537416EB" w14:textId="008C5958" w:rsidR="00D95F13" w:rsidRDefault="53C3F49D" w:rsidP="12742032">
      <w:pPr>
        <w:tabs>
          <w:tab w:val="left" w:pos="8367"/>
        </w:tabs>
        <w:rPr>
          <w:rFonts w:ascii="Avenir Next Condensed" w:hAnsi="Avenir Next Condensed"/>
          <w:sz w:val="28"/>
          <w:szCs w:val="28"/>
        </w:rPr>
      </w:pPr>
      <w:r w:rsidRPr="1351BCD0">
        <w:rPr>
          <w:rFonts w:ascii="Avenir Next Condensed" w:hAnsi="Avenir Next Condensed"/>
          <w:sz w:val="28"/>
          <w:szCs w:val="28"/>
          <w:u w:val="single"/>
        </w:rPr>
        <w:t>Physical Network Structur</w:t>
      </w:r>
      <w:r w:rsidR="0B210770" w:rsidRPr="1351BCD0">
        <w:rPr>
          <w:rFonts w:ascii="Avenir Next Condensed" w:hAnsi="Avenir Next Condensed"/>
          <w:sz w:val="28"/>
          <w:szCs w:val="28"/>
          <w:u w:val="single"/>
        </w:rPr>
        <w:t>e</w:t>
      </w:r>
    </w:p>
    <w:p w14:paraId="3B6D3F3B" w14:textId="5DAA8B52" w:rsidR="7031AA23" w:rsidRDefault="7031AA23" w:rsidP="7031AA23">
      <w:pPr>
        <w:tabs>
          <w:tab w:val="left" w:pos="8367"/>
        </w:tabs>
        <w:jc w:val="center"/>
      </w:pPr>
    </w:p>
    <w:p w14:paraId="4F4EEA3E" w14:textId="70F5F479" w:rsidR="005E6F7F" w:rsidRDefault="004D75FD" w:rsidP="00990494">
      <w:pPr>
        <w:tabs>
          <w:tab w:val="left" w:pos="8367"/>
        </w:tabs>
      </w:pPr>
      <w:r>
        <w:fldChar w:fldCharType="begin"/>
      </w:r>
      <w:r>
        <w:instrText xml:space="preserve"> INCLUDEPICTURE "https://documents.lucid.app/documents/e5959ebf-0329-44cf-b5f8-50123864d7bd/pages/0_0?a=2274&amp;x=8&amp;y=1036&amp;w=2003&amp;h=1176&amp;store=1&amp;accept=image%2F*&amp;auth=LCA%207bc4c05582b365cb8ca048f6dd1ef27030af78316110c2c73fe9ab20497852fc-ts%3D1711476774" \* MERGEFORMATINET </w:instrText>
      </w:r>
      <w:r>
        <w:fldChar w:fldCharType="separate"/>
      </w:r>
      <w:r>
        <w:rPr>
          <w:noProof/>
        </w:rPr>
        <w:drawing>
          <wp:inline distT="0" distB="0" distL="0" distR="0" wp14:anchorId="26B0CA48" wp14:editId="7EC3AE72">
            <wp:extent cx="5993362" cy="3517900"/>
            <wp:effectExtent l="0" t="0" r="1270" b="0"/>
            <wp:docPr id="637557544" name="Picture 1" descr="A bluepri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3362" cy="3517900"/>
                    </a:xfrm>
                    <a:prstGeom prst="rect">
                      <a:avLst/>
                    </a:prstGeom>
                  </pic:spPr>
                </pic:pic>
              </a:graphicData>
            </a:graphic>
          </wp:inline>
        </w:drawing>
      </w:r>
      <w:r>
        <w:fldChar w:fldCharType="end"/>
      </w:r>
    </w:p>
    <w:p w14:paraId="09D2CE27" w14:textId="4106806C" w:rsidR="00990494" w:rsidRDefault="3CD81D67" w:rsidP="546D0564">
      <w:pPr>
        <w:tabs>
          <w:tab w:val="left" w:pos="8367"/>
        </w:tabs>
        <w:rPr>
          <w:rFonts w:ascii="Avenir Next Condensed" w:hAnsi="Avenir Next Condensed"/>
          <w:sz w:val="28"/>
          <w:szCs w:val="28"/>
          <w:u w:val="single"/>
        </w:rPr>
      </w:pPr>
      <w:r w:rsidRPr="546D0564">
        <w:rPr>
          <w:rFonts w:ascii="Avenir Next Condensed" w:hAnsi="Avenir Next Condensed"/>
          <w:sz w:val="28"/>
          <w:szCs w:val="28"/>
          <w:u w:val="single"/>
        </w:rPr>
        <w:lastRenderedPageBreak/>
        <w:t>Needs Assessment:</w:t>
      </w:r>
    </w:p>
    <w:p w14:paraId="26778F5D" w14:textId="379B7BA1" w:rsidR="00990494" w:rsidRDefault="3CD81D67" w:rsidP="00990494">
      <w:pPr>
        <w:tabs>
          <w:tab w:val="left" w:pos="8367"/>
        </w:tabs>
        <w:rPr>
          <w:rFonts w:ascii="Avenir Next Condensed" w:hAnsi="Avenir Next Condensed"/>
          <w:sz w:val="28"/>
          <w:szCs w:val="28"/>
        </w:rPr>
      </w:pPr>
      <w:r w:rsidRPr="546D0564">
        <w:rPr>
          <w:rFonts w:ascii="Avenir Next Condensed" w:hAnsi="Avenir Next Condensed"/>
          <w:sz w:val="28"/>
          <w:szCs w:val="28"/>
        </w:rPr>
        <w:t xml:space="preserve">After meeting with Jessica, we found that the main concern is network security. With being a small business, she does not have the budget that other companies </w:t>
      </w:r>
      <w:proofErr w:type="gramStart"/>
      <w:r w:rsidRPr="546D0564">
        <w:rPr>
          <w:rFonts w:ascii="Avenir Next Condensed" w:hAnsi="Avenir Next Condensed"/>
          <w:sz w:val="28"/>
          <w:szCs w:val="28"/>
        </w:rPr>
        <w:t>have to</w:t>
      </w:r>
      <w:proofErr w:type="gramEnd"/>
      <w:r w:rsidRPr="546D0564">
        <w:rPr>
          <w:rFonts w:ascii="Avenir Next Condensed" w:hAnsi="Avenir Next Condensed"/>
          <w:sz w:val="28"/>
          <w:szCs w:val="28"/>
        </w:rPr>
        <w:t xml:space="preserve"> spend on improving network security</w:t>
      </w:r>
    </w:p>
    <w:p w14:paraId="75C99AD1" w14:textId="68A6B15E" w:rsidR="546D0564" w:rsidRDefault="546D0564" w:rsidP="546D0564">
      <w:pPr>
        <w:rPr>
          <w:rFonts w:ascii="Arial" w:eastAsia="Arial" w:hAnsi="Arial" w:cs="Arial"/>
          <w:b/>
          <w:bCs/>
          <w:color w:val="000000" w:themeColor="text1"/>
          <w:sz w:val="28"/>
          <w:szCs w:val="28"/>
        </w:rPr>
      </w:pPr>
    </w:p>
    <w:p w14:paraId="6AFC6F7A" w14:textId="23126BE3" w:rsidR="546D0564" w:rsidRDefault="546D0564"/>
    <w:p w14:paraId="23D0744B" w14:textId="6B6BE680" w:rsidR="546D0564" w:rsidRDefault="309EC15F">
      <w:pPr>
        <w:rPr>
          <w:rFonts w:ascii="Avenir Next Condensed" w:eastAsia="Avenir Next Condensed" w:hAnsi="Avenir Next Condensed" w:cs="Avenir Next Condensed"/>
          <w:sz w:val="28"/>
          <w:szCs w:val="28"/>
        </w:rPr>
      </w:pPr>
      <w:r w:rsidRPr="6737CD79">
        <w:rPr>
          <w:rFonts w:ascii="Avenir Next Condensed" w:eastAsia="Avenir Next Condensed" w:hAnsi="Avenir Next Condensed" w:cs="Avenir Next Condensed"/>
          <w:sz w:val="28"/>
          <w:szCs w:val="28"/>
        </w:rPr>
        <w:t>Need #1:</w:t>
      </w:r>
      <w:r w:rsidRPr="7486B15B">
        <w:rPr>
          <w:rFonts w:ascii="Avenir Next Condensed" w:eastAsia="Avenir Next Condensed" w:hAnsi="Avenir Next Condensed" w:cs="Avenir Next Condensed"/>
          <w:sz w:val="28"/>
          <w:szCs w:val="28"/>
        </w:rPr>
        <w:t xml:space="preserve"> </w:t>
      </w:r>
      <w:r w:rsidR="55070024" w:rsidRPr="7486B15B">
        <w:rPr>
          <w:rFonts w:ascii="Avenir Next Condensed" w:eastAsia="Avenir Next Condensed" w:hAnsi="Avenir Next Condensed" w:cs="Avenir Next Condensed"/>
          <w:sz w:val="28"/>
          <w:szCs w:val="28"/>
        </w:rPr>
        <w:t xml:space="preserve">Secure </w:t>
      </w:r>
      <w:proofErr w:type="spellStart"/>
      <w:r w:rsidR="55070024" w:rsidRPr="7486B15B">
        <w:rPr>
          <w:rFonts w:ascii="Avenir Next Condensed" w:eastAsia="Avenir Next Condensed" w:hAnsi="Avenir Next Condensed" w:cs="Avenir Next Condensed"/>
          <w:sz w:val="28"/>
          <w:szCs w:val="28"/>
        </w:rPr>
        <w:t>Wi</w:t>
      </w:r>
      <w:r w:rsidR="60C88BF5" w:rsidRPr="7486B15B">
        <w:rPr>
          <w:rFonts w:ascii="Avenir Next Condensed" w:eastAsia="Avenir Next Condensed" w:hAnsi="Avenir Next Condensed" w:cs="Avenir Next Condensed"/>
          <w:sz w:val="28"/>
          <w:szCs w:val="28"/>
        </w:rPr>
        <w:t>F</w:t>
      </w:r>
      <w:r w:rsidR="55070024" w:rsidRPr="7486B15B">
        <w:rPr>
          <w:rFonts w:ascii="Avenir Next Condensed" w:eastAsia="Avenir Next Condensed" w:hAnsi="Avenir Next Condensed" w:cs="Avenir Next Condensed"/>
          <w:sz w:val="28"/>
          <w:szCs w:val="28"/>
        </w:rPr>
        <w:t>i</w:t>
      </w:r>
      <w:proofErr w:type="spellEnd"/>
      <w:r w:rsidR="55070024" w:rsidRPr="7486B15B">
        <w:rPr>
          <w:rFonts w:ascii="Avenir Next Condensed" w:eastAsia="Avenir Next Condensed" w:hAnsi="Avenir Next Condensed" w:cs="Avenir Next Condensed"/>
          <w:sz w:val="28"/>
          <w:szCs w:val="28"/>
        </w:rPr>
        <w:t xml:space="preserve"> Information </w:t>
      </w:r>
    </w:p>
    <w:tbl>
      <w:tblPr>
        <w:tblStyle w:val="TableGrid"/>
        <w:tblW w:w="0" w:type="auto"/>
        <w:tblLayout w:type="fixed"/>
        <w:tblLook w:val="06A0" w:firstRow="1" w:lastRow="0" w:firstColumn="1" w:lastColumn="0" w:noHBand="1" w:noVBand="1"/>
      </w:tblPr>
      <w:tblGrid>
        <w:gridCol w:w="4680"/>
        <w:gridCol w:w="4680"/>
      </w:tblGrid>
      <w:tr w:rsidR="6737CD79" w14:paraId="2FF3751B" w14:textId="77777777" w:rsidTr="6737CD79">
        <w:trPr>
          <w:trHeight w:val="300"/>
        </w:trPr>
        <w:tc>
          <w:tcPr>
            <w:tcW w:w="4680" w:type="dxa"/>
          </w:tcPr>
          <w:p w14:paraId="7FA136C4" w14:textId="04CD3AC3" w:rsidR="55070024" w:rsidRDefault="5507002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Statement of Purpose</w:t>
            </w:r>
          </w:p>
        </w:tc>
        <w:tc>
          <w:tcPr>
            <w:tcW w:w="4680" w:type="dxa"/>
          </w:tcPr>
          <w:p w14:paraId="3EC8C52E" w14:textId="7C457170" w:rsidR="6737CD79" w:rsidRDefault="6BA06F76"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 xml:space="preserve">To ensure </w:t>
            </w:r>
            <w:r w:rsidR="3EC4A91F" w:rsidRPr="7486B15B">
              <w:rPr>
                <w:rFonts w:ascii="Avenir Next Condensed" w:eastAsia="Avenir Next Condensed" w:hAnsi="Avenir Next Condensed" w:cs="Avenir Next Condensed"/>
                <w:sz w:val="28"/>
                <w:szCs w:val="28"/>
              </w:rPr>
              <w:t>sensitive</w:t>
            </w:r>
            <w:r w:rsidRPr="7486B15B">
              <w:rPr>
                <w:rFonts w:ascii="Avenir Next Condensed" w:eastAsia="Avenir Next Condensed" w:hAnsi="Avenir Next Condensed" w:cs="Avenir Next Condensed"/>
                <w:sz w:val="28"/>
                <w:szCs w:val="28"/>
              </w:rPr>
              <w:t xml:space="preserve"> customer information regarding customer orders</w:t>
            </w:r>
            <w:r w:rsidR="0ED5C0B3" w:rsidRPr="7486B15B">
              <w:rPr>
                <w:rFonts w:ascii="Avenir Next Condensed" w:eastAsia="Avenir Next Condensed" w:hAnsi="Avenir Next Condensed" w:cs="Avenir Next Condensed"/>
                <w:sz w:val="28"/>
                <w:szCs w:val="28"/>
              </w:rPr>
              <w:t xml:space="preserve"> is secure,</w:t>
            </w:r>
            <w:r w:rsidRPr="7486B15B">
              <w:rPr>
                <w:rFonts w:ascii="Avenir Next Condensed" w:eastAsia="Avenir Next Condensed" w:hAnsi="Avenir Next Condensed" w:cs="Avenir Next Condensed"/>
                <w:sz w:val="28"/>
                <w:szCs w:val="28"/>
              </w:rPr>
              <w:t xml:space="preserve"> Wildflower Florist needs to protect sensitive information such as </w:t>
            </w:r>
            <w:r w:rsidR="0C4566FC" w:rsidRPr="7486B15B">
              <w:rPr>
                <w:rFonts w:ascii="Avenir Next Condensed" w:eastAsia="Avenir Next Condensed" w:hAnsi="Avenir Next Condensed" w:cs="Avenir Next Condensed"/>
                <w:sz w:val="28"/>
                <w:szCs w:val="28"/>
              </w:rPr>
              <w:t xml:space="preserve">their </w:t>
            </w:r>
            <w:proofErr w:type="spellStart"/>
            <w:r w:rsidR="0C4566FC" w:rsidRPr="7486B15B">
              <w:rPr>
                <w:rFonts w:ascii="Avenir Next Condensed" w:eastAsia="Avenir Next Condensed" w:hAnsi="Avenir Next Condensed" w:cs="Avenir Next Condensed"/>
                <w:sz w:val="28"/>
                <w:szCs w:val="28"/>
              </w:rPr>
              <w:t>WiFi</w:t>
            </w:r>
            <w:proofErr w:type="spellEnd"/>
            <w:r w:rsidR="0C4566FC" w:rsidRPr="7486B15B">
              <w:rPr>
                <w:rFonts w:ascii="Avenir Next Condensed" w:eastAsia="Avenir Next Condensed" w:hAnsi="Avenir Next Condensed" w:cs="Avenir Next Condensed"/>
                <w:sz w:val="28"/>
                <w:szCs w:val="28"/>
              </w:rPr>
              <w:t xml:space="preserve"> password.</w:t>
            </w:r>
          </w:p>
        </w:tc>
      </w:tr>
      <w:tr w:rsidR="6737CD79" w14:paraId="685E716C" w14:textId="77777777" w:rsidTr="6737CD79">
        <w:trPr>
          <w:trHeight w:val="300"/>
        </w:trPr>
        <w:tc>
          <w:tcPr>
            <w:tcW w:w="4680" w:type="dxa"/>
          </w:tcPr>
          <w:p w14:paraId="6431E68C" w14:textId="3D542097" w:rsidR="55070024" w:rsidRDefault="5507002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Situation / Goals</w:t>
            </w:r>
          </w:p>
        </w:tc>
        <w:tc>
          <w:tcPr>
            <w:tcW w:w="4680" w:type="dxa"/>
          </w:tcPr>
          <w:p w14:paraId="0423FF36" w14:textId="307FD822" w:rsidR="6737CD79" w:rsidRDefault="581E01D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 xml:space="preserve">Currently Wildflower Florist keeps their </w:t>
            </w:r>
            <w:proofErr w:type="spellStart"/>
            <w:r w:rsidRPr="7486B15B">
              <w:rPr>
                <w:rFonts w:ascii="Avenir Next Condensed" w:eastAsia="Avenir Next Condensed" w:hAnsi="Avenir Next Condensed" w:cs="Avenir Next Condensed"/>
                <w:sz w:val="28"/>
                <w:szCs w:val="28"/>
              </w:rPr>
              <w:t>WiF</w:t>
            </w:r>
            <w:r w:rsidR="72086B5E" w:rsidRPr="7486B15B">
              <w:rPr>
                <w:rFonts w:ascii="Avenir Next Condensed" w:eastAsia="Avenir Next Condensed" w:hAnsi="Avenir Next Condensed" w:cs="Avenir Next Condensed"/>
                <w:sz w:val="28"/>
                <w:szCs w:val="28"/>
              </w:rPr>
              <w:t>i</w:t>
            </w:r>
            <w:proofErr w:type="spellEnd"/>
            <w:r w:rsidRPr="7486B15B">
              <w:rPr>
                <w:rFonts w:ascii="Avenir Next Condensed" w:eastAsia="Avenir Next Condensed" w:hAnsi="Avenir Next Condensed" w:cs="Avenir Next Condensed"/>
                <w:sz w:val="28"/>
                <w:szCs w:val="28"/>
              </w:rPr>
              <w:t xml:space="preserve"> information taped to a wall by the bathroom. This creates a security risk as </w:t>
            </w:r>
            <w:r w:rsidR="3208F315" w:rsidRPr="7486B15B">
              <w:rPr>
                <w:rFonts w:ascii="Avenir Next Condensed" w:eastAsia="Avenir Next Condensed" w:hAnsi="Avenir Next Condensed" w:cs="Avenir Next Condensed"/>
                <w:sz w:val="28"/>
                <w:szCs w:val="28"/>
              </w:rPr>
              <w:t>customers</w:t>
            </w:r>
            <w:r w:rsidRPr="7486B15B">
              <w:rPr>
                <w:rFonts w:ascii="Avenir Next Condensed" w:eastAsia="Avenir Next Condensed" w:hAnsi="Avenir Next Condensed" w:cs="Avenir Next Condensed"/>
                <w:sz w:val="28"/>
                <w:szCs w:val="28"/>
              </w:rPr>
              <w:t xml:space="preserve"> ask to use </w:t>
            </w:r>
            <w:r w:rsidR="7270BD00" w:rsidRPr="7486B15B">
              <w:rPr>
                <w:rFonts w:ascii="Avenir Next Condensed" w:eastAsia="Avenir Next Condensed" w:hAnsi="Avenir Next Condensed" w:cs="Avenir Next Condensed"/>
                <w:sz w:val="28"/>
                <w:szCs w:val="28"/>
              </w:rPr>
              <w:t>the bathroom in the back.</w:t>
            </w:r>
          </w:p>
        </w:tc>
      </w:tr>
      <w:tr w:rsidR="6737CD79" w14:paraId="759DF764" w14:textId="77777777" w:rsidTr="6737CD79">
        <w:trPr>
          <w:trHeight w:val="300"/>
        </w:trPr>
        <w:tc>
          <w:tcPr>
            <w:tcW w:w="4680" w:type="dxa"/>
          </w:tcPr>
          <w:p w14:paraId="7E0C273C" w14:textId="5C6FCEAA" w:rsidR="55070024" w:rsidRDefault="55070024"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Process</w:t>
            </w:r>
          </w:p>
        </w:tc>
        <w:tc>
          <w:tcPr>
            <w:tcW w:w="4680" w:type="dxa"/>
          </w:tcPr>
          <w:p w14:paraId="01D464F8" w14:textId="2A446771" w:rsidR="6737CD79" w:rsidRDefault="7F0B9063" w:rsidP="6737CD79">
            <w:pPr>
              <w:rPr>
                <w:rFonts w:ascii="Avenir Next Condensed" w:eastAsia="Avenir Next Condensed" w:hAnsi="Avenir Next Condensed" w:cs="Avenir Next Condensed"/>
                <w:sz w:val="28"/>
                <w:szCs w:val="28"/>
              </w:rPr>
            </w:pPr>
            <w:r w:rsidRPr="7486B15B">
              <w:rPr>
                <w:rFonts w:ascii="Avenir Next Condensed" w:eastAsia="Avenir Next Condensed" w:hAnsi="Avenir Next Condensed" w:cs="Avenir Next Condensed"/>
                <w:sz w:val="28"/>
                <w:szCs w:val="28"/>
              </w:rPr>
              <w:t xml:space="preserve">Jessica will take down the </w:t>
            </w:r>
            <w:proofErr w:type="spellStart"/>
            <w:r w:rsidRPr="7486B15B">
              <w:rPr>
                <w:rFonts w:ascii="Avenir Next Condensed" w:eastAsia="Avenir Next Condensed" w:hAnsi="Avenir Next Condensed" w:cs="Avenir Next Condensed"/>
                <w:sz w:val="28"/>
                <w:szCs w:val="28"/>
              </w:rPr>
              <w:t>WiFi</w:t>
            </w:r>
            <w:proofErr w:type="spellEnd"/>
            <w:r w:rsidRPr="7486B15B">
              <w:rPr>
                <w:rFonts w:ascii="Avenir Next Condensed" w:eastAsia="Avenir Next Condensed" w:hAnsi="Avenir Next Condensed" w:cs="Avenir Next Condensed"/>
                <w:sz w:val="28"/>
                <w:szCs w:val="28"/>
              </w:rPr>
              <w:t xml:space="preserve"> information on the wall by the bathroom and keep their information in a secure spot only employees will know about.</w:t>
            </w:r>
          </w:p>
        </w:tc>
      </w:tr>
    </w:tbl>
    <w:p w14:paraId="2DFB0991" w14:textId="40EF3263" w:rsidR="55070024" w:rsidRDefault="55070024" w:rsidP="6737CD79">
      <w:pPr>
        <w:ind w:firstLine="720"/>
        <w:rPr>
          <w:sz w:val="28"/>
          <w:szCs w:val="28"/>
        </w:rPr>
      </w:pPr>
      <w:r w:rsidRPr="6737CD79">
        <w:rPr>
          <w:sz w:val="28"/>
          <w:szCs w:val="28"/>
        </w:rPr>
        <w:t xml:space="preserve"> </w:t>
      </w:r>
    </w:p>
    <w:p w14:paraId="6115B963" w14:textId="3514B0A8" w:rsidR="6737CD79" w:rsidRDefault="6737CD79" w:rsidP="6737CD79">
      <w:pPr>
        <w:rPr>
          <w:sz w:val="28"/>
          <w:szCs w:val="28"/>
        </w:rPr>
      </w:pPr>
    </w:p>
    <w:p w14:paraId="543DBAB0" w14:textId="3D05D277"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 xml:space="preserve">Need #2 Two-Factor </w:t>
      </w:r>
      <w:r w:rsidR="1DC6B7DC" w:rsidRPr="62DC1243">
        <w:rPr>
          <w:rFonts w:ascii="Avenir Next Condensed" w:eastAsia="Avenir Next Condensed" w:hAnsi="Avenir Next Condensed" w:cs="Avenir Next Condensed"/>
          <w:sz w:val="28"/>
          <w:szCs w:val="28"/>
        </w:rPr>
        <w:t>Authentication</w:t>
      </w:r>
    </w:p>
    <w:tbl>
      <w:tblPr>
        <w:tblStyle w:val="TableGrid"/>
        <w:tblW w:w="0" w:type="auto"/>
        <w:tblLayout w:type="fixed"/>
        <w:tblLook w:val="06A0" w:firstRow="1" w:lastRow="0" w:firstColumn="1" w:lastColumn="0" w:noHBand="1" w:noVBand="1"/>
      </w:tblPr>
      <w:tblGrid>
        <w:gridCol w:w="4680"/>
        <w:gridCol w:w="4680"/>
      </w:tblGrid>
      <w:tr w:rsidR="6737CD79" w14:paraId="00D652AF" w14:textId="77777777" w:rsidTr="6737CD79">
        <w:trPr>
          <w:trHeight w:val="300"/>
        </w:trPr>
        <w:tc>
          <w:tcPr>
            <w:tcW w:w="4680" w:type="dxa"/>
          </w:tcPr>
          <w:p w14:paraId="305B4DAF" w14:textId="20FCFD83"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Statement Of Purpose</w:t>
            </w:r>
          </w:p>
        </w:tc>
        <w:tc>
          <w:tcPr>
            <w:tcW w:w="4680" w:type="dxa"/>
          </w:tcPr>
          <w:p w14:paraId="5AAA1E11" w14:textId="494D252B"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A two</w:t>
            </w:r>
            <w:r w:rsidR="64BE786F" w:rsidRPr="2A10207D">
              <w:rPr>
                <w:rFonts w:ascii="Avenir Next Condensed" w:eastAsia="Avenir Next Condensed" w:hAnsi="Avenir Next Condensed" w:cs="Avenir Next Condensed"/>
                <w:sz w:val="28"/>
                <w:szCs w:val="28"/>
              </w:rPr>
              <w:t>-</w:t>
            </w:r>
            <w:r w:rsidRPr="62DC1243">
              <w:rPr>
                <w:rFonts w:ascii="Avenir Next Condensed" w:eastAsia="Avenir Next Condensed" w:hAnsi="Avenir Next Condensed" w:cs="Avenir Next Condensed"/>
                <w:sz w:val="28"/>
                <w:szCs w:val="28"/>
              </w:rPr>
              <w:t xml:space="preserve">factor </w:t>
            </w:r>
            <w:r w:rsidRPr="2A10207D">
              <w:rPr>
                <w:rFonts w:ascii="Avenir Next Condensed" w:eastAsia="Avenir Next Condensed" w:hAnsi="Avenir Next Condensed" w:cs="Avenir Next Condensed"/>
                <w:sz w:val="28"/>
                <w:szCs w:val="28"/>
              </w:rPr>
              <w:t>authen</w:t>
            </w:r>
            <w:r w:rsidR="07B66574" w:rsidRPr="2A10207D">
              <w:rPr>
                <w:rFonts w:ascii="Avenir Next Condensed" w:eastAsia="Avenir Next Condensed" w:hAnsi="Avenir Next Condensed" w:cs="Avenir Next Condensed"/>
                <w:sz w:val="28"/>
                <w:szCs w:val="28"/>
              </w:rPr>
              <w:t>ti</w:t>
            </w:r>
            <w:r w:rsidRPr="2A10207D">
              <w:rPr>
                <w:rFonts w:ascii="Avenir Next Condensed" w:eastAsia="Avenir Next Condensed" w:hAnsi="Avenir Next Condensed" w:cs="Avenir Next Condensed"/>
                <w:sz w:val="28"/>
                <w:szCs w:val="28"/>
              </w:rPr>
              <w:t>catio</w:t>
            </w:r>
            <w:r w:rsidR="12429C51" w:rsidRPr="2A10207D">
              <w:rPr>
                <w:rFonts w:ascii="Avenir Next Condensed" w:eastAsia="Avenir Next Condensed" w:hAnsi="Avenir Next Condensed" w:cs="Avenir Next Condensed"/>
                <w:sz w:val="28"/>
                <w:szCs w:val="28"/>
              </w:rPr>
              <w:t>n</w:t>
            </w:r>
            <w:r w:rsidRPr="62DC1243">
              <w:rPr>
                <w:rFonts w:ascii="Avenir Next Condensed" w:eastAsia="Avenir Next Condensed" w:hAnsi="Avenir Next Condensed" w:cs="Avenir Next Condensed"/>
                <w:sz w:val="28"/>
                <w:szCs w:val="28"/>
              </w:rPr>
              <w:t xml:space="preserve"> will help secure the </w:t>
            </w:r>
            <w:r w:rsidR="5D0C05C6" w:rsidRPr="62DC1243">
              <w:rPr>
                <w:rFonts w:ascii="Avenir Next Condensed" w:eastAsia="Avenir Next Condensed" w:hAnsi="Avenir Next Condensed" w:cs="Avenir Next Condensed"/>
                <w:sz w:val="28"/>
                <w:szCs w:val="28"/>
              </w:rPr>
              <w:t>iPad</w:t>
            </w:r>
            <w:r w:rsidRPr="62DC1243">
              <w:rPr>
                <w:rFonts w:ascii="Avenir Next Condensed" w:eastAsia="Avenir Next Condensed" w:hAnsi="Avenir Next Condensed" w:cs="Avenir Next Condensed"/>
                <w:sz w:val="28"/>
                <w:szCs w:val="28"/>
              </w:rPr>
              <w:t xml:space="preserve"> at the shop that </w:t>
            </w:r>
            <w:r w:rsidR="10A19166" w:rsidRPr="2A10207D">
              <w:rPr>
                <w:rFonts w:ascii="Avenir Next Condensed" w:eastAsia="Avenir Next Condensed" w:hAnsi="Avenir Next Condensed" w:cs="Avenir Next Condensed"/>
                <w:sz w:val="28"/>
                <w:szCs w:val="28"/>
              </w:rPr>
              <w:t>holds</w:t>
            </w:r>
            <w:r w:rsidRPr="62DC1243">
              <w:rPr>
                <w:rFonts w:ascii="Avenir Next Condensed" w:eastAsia="Avenir Next Condensed" w:hAnsi="Avenir Next Condensed" w:cs="Avenir Next Condensed"/>
                <w:sz w:val="28"/>
                <w:szCs w:val="28"/>
              </w:rPr>
              <w:t xml:space="preserve"> important information in it. Instilling a </w:t>
            </w:r>
            <w:r w:rsidR="29558823" w:rsidRPr="62DC1243">
              <w:rPr>
                <w:rFonts w:ascii="Avenir Next Condensed" w:eastAsia="Avenir Next Condensed" w:hAnsi="Avenir Next Condensed" w:cs="Avenir Next Condensed"/>
                <w:sz w:val="28"/>
                <w:szCs w:val="28"/>
              </w:rPr>
              <w:t>two-factor</w:t>
            </w:r>
            <w:r w:rsidR="3DC2B0C6" w:rsidRPr="62DC1243">
              <w:rPr>
                <w:rFonts w:ascii="Avenir Next Condensed" w:eastAsia="Avenir Next Condensed" w:hAnsi="Avenir Next Condensed" w:cs="Avenir Next Condensed"/>
                <w:sz w:val="28"/>
                <w:szCs w:val="28"/>
              </w:rPr>
              <w:t xml:space="preserve"> </w:t>
            </w:r>
            <w:r w:rsidRPr="62DC1243">
              <w:rPr>
                <w:rFonts w:ascii="Avenir Next Condensed" w:eastAsia="Avenir Next Condensed" w:hAnsi="Avenir Next Condensed" w:cs="Avenir Next Condensed"/>
                <w:sz w:val="28"/>
                <w:szCs w:val="28"/>
              </w:rPr>
              <w:t>system</w:t>
            </w:r>
            <w:r w:rsidR="0F72A50E" w:rsidRPr="62DC1243">
              <w:rPr>
                <w:rFonts w:ascii="Avenir Next Condensed" w:eastAsia="Avenir Next Condensed" w:hAnsi="Avenir Next Condensed" w:cs="Avenir Next Condensed"/>
                <w:sz w:val="28"/>
                <w:szCs w:val="28"/>
              </w:rPr>
              <w:t xml:space="preserve"> such as Face ID and </w:t>
            </w:r>
            <w:r w:rsidR="02319E18" w:rsidRPr="62DC1243">
              <w:rPr>
                <w:rFonts w:ascii="Avenir Next Condensed" w:eastAsia="Avenir Next Condensed" w:hAnsi="Avenir Next Condensed" w:cs="Avenir Next Condensed"/>
                <w:sz w:val="28"/>
                <w:szCs w:val="28"/>
              </w:rPr>
              <w:t>receiving</w:t>
            </w:r>
            <w:r w:rsidR="0F72A50E" w:rsidRPr="62DC1243">
              <w:rPr>
                <w:rFonts w:ascii="Avenir Next Condensed" w:eastAsia="Avenir Next Condensed" w:hAnsi="Avenir Next Condensed" w:cs="Avenir Next Condensed"/>
                <w:sz w:val="28"/>
                <w:szCs w:val="28"/>
              </w:rPr>
              <w:t xml:space="preserve"> text messages within a code to log in or </w:t>
            </w:r>
            <w:r w:rsidR="6F32532A" w:rsidRPr="2A10207D">
              <w:rPr>
                <w:rFonts w:ascii="Avenir Next Condensed" w:eastAsia="Avenir Next Condensed" w:hAnsi="Avenir Next Condensed" w:cs="Avenir Next Condensed"/>
                <w:sz w:val="28"/>
                <w:szCs w:val="28"/>
              </w:rPr>
              <w:t>receiving</w:t>
            </w:r>
            <w:r w:rsidR="0F72A50E" w:rsidRPr="62DC1243">
              <w:rPr>
                <w:rFonts w:ascii="Avenir Next Condensed" w:eastAsia="Avenir Next Condensed" w:hAnsi="Avenir Next Condensed" w:cs="Avenir Next Condensed"/>
                <w:sz w:val="28"/>
                <w:szCs w:val="28"/>
              </w:rPr>
              <w:t xml:space="preserve"> in through email will help secure the devices limiting potential hazards like </w:t>
            </w:r>
            <w:r w:rsidR="0076F929" w:rsidRPr="62DC1243">
              <w:rPr>
                <w:rFonts w:ascii="Avenir Next Condensed" w:eastAsia="Avenir Next Condensed" w:hAnsi="Avenir Next Condensed" w:cs="Avenir Next Condensed"/>
                <w:sz w:val="28"/>
                <w:szCs w:val="28"/>
              </w:rPr>
              <w:t>a password being leaked and giving access to the iPad from a 3</w:t>
            </w:r>
            <w:r w:rsidR="0076F929" w:rsidRPr="62DC1243">
              <w:rPr>
                <w:rFonts w:ascii="Avenir Next Condensed" w:eastAsia="Avenir Next Condensed" w:hAnsi="Avenir Next Condensed" w:cs="Avenir Next Condensed"/>
                <w:sz w:val="28"/>
                <w:szCs w:val="28"/>
                <w:vertAlign w:val="superscript"/>
              </w:rPr>
              <w:t>rd</w:t>
            </w:r>
            <w:r w:rsidR="0076F929" w:rsidRPr="62DC1243">
              <w:rPr>
                <w:rFonts w:ascii="Avenir Next Condensed" w:eastAsia="Avenir Next Condensed" w:hAnsi="Avenir Next Condensed" w:cs="Avenir Next Condensed"/>
                <w:sz w:val="28"/>
                <w:szCs w:val="28"/>
              </w:rPr>
              <w:t xml:space="preserve"> party device.</w:t>
            </w:r>
          </w:p>
        </w:tc>
      </w:tr>
      <w:tr w:rsidR="6737CD79" w14:paraId="4E2430C2" w14:textId="77777777" w:rsidTr="6737CD79">
        <w:trPr>
          <w:trHeight w:val="300"/>
        </w:trPr>
        <w:tc>
          <w:tcPr>
            <w:tcW w:w="4680" w:type="dxa"/>
          </w:tcPr>
          <w:p w14:paraId="252477EB" w14:textId="1C5DCCBE"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Situation/Goals</w:t>
            </w:r>
          </w:p>
        </w:tc>
        <w:tc>
          <w:tcPr>
            <w:tcW w:w="4680" w:type="dxa"/>
          </w:tcPr>
          <w:p w14:paraId="4D40356E" w14:textId="505CBFD8" w:rsidR="6737CD79" w:rsidRDefault="484C4B10"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The two</w:t>
            </w:r>
            <w:r w:rsidR="276F928B" w:rsidRPr="62DC1243">
              <w:rPr>
                <w:rFonts w:ascii="Avenir Next Condensed" w:eastAsia="Avenir Next Condensed" w:hAnsi="Avenir Next Condensed" w:cs="Avenir Next Condensed"/>
                <w:sz w:val="28"/>
                <w:szCs w:val="28"/>
              </w:rPr>
              <w:t>-</w:t>
            </w:r>
            <w:r w:rsidRPr="62DC1243">
              <w:rPr>
                <w:rFonts w:ascii="Avenir Next Condensed" w:eastAsia="Avenir Next Condensed" w:hAnsi="Avenir Next Condensed" w:cs="Avenir Next Condensed"/>
                <w:sz w:val="28"/>
                <w:szCs w:val="28"/>
              </w:rPr>
              <w:t xml:space="preserve">factor system being installed will limit the </w:t>
            </w:r>
            <w:r w:rsidR="617B7ACE" w:rsidRPr="62DC1243">
              <w:rPr>
                <w:rFonts w:ascii="Avenir Next Condensed" w:eastAsia="Avenir Next Condensed" w:hAnsi="Avenir Next Condensed" w:cs="Avenir Next Condensed"/>
                <w:sz w:val="28"/>
                <w:szCs w:val="28"/>
              </w:rPr>
              <w:t>number</w:t>
            </w:r>
            <w:r w:rsidRPr="62DC1243">
              <w:rPr>
                <w:rFonts w:ascii="Avenir Next Condensed" w:eastAsia="Avenir Next Condensed" w:hAnsi="Avenir Next Condensed" w:cs="Avenir Next Condensed"/>
                <w:sz w:val="28"/>
                <w:szCs w:val="28"/>
              </w:rPr>
              <w:t xml:space="preserve"> of potential hackers trying </w:t>
            </w:r>
            <w:r w:rsidRPr="62DC1243">
              <w:rPr>
                <w:rFonts w:ascii="Avenir Next Condensed" w:eastAsia="Avenir Next Condensed" w:hAnsi="Avenir Next Condensed" w:cs="Avenir Next Condensed"/>
                <w:sz w:val="28"/>
                <w:szCs w:val="28"/>
              </w:rPr>
              <w:lastRenderedPageBreak/>
              <w:t xml:space="preserve">to get into the system due to </w:t>
            </w:r>
            <w:r w:rsidR="1356617F" w:rsidRPr="62DC1243">
              <w:rPr>
                <w:rFonts w:ascii="Avenir Next Condensed" w:eastAsia="Avenir Next Condensed" w:hAnsi="Avenir Next Condensed" w:cs="Avenir Next Condensed"/>
                <w:sz w:val="28"/>
                <w:szCs w:val="28"/>
              </w:rPr>
              <w:t>their</w:t>
            </w:r>
            <w:r w:rsidRPr="62DC1243">
              <w:rPr>
                <w:rFonts w:ascii="Avenir Next Condensed" w:eastAsia="Avenir Next Condensed" w:hAnsi="Avenir Next Condensed" w:cs="Avenir Next Condensed"/>
                <w:sz w:val="28"/>
                <w:szCs w:val="28"/>
              </w:rPr>
              <w:t xml:space="preserve"> being a required code. </w:t>
            </w:r>
          </w:p>
        </w:tc>
      </w:tr>
      <w:tr w:rsidR="6737CD79" w14:paraId="29D479CE" w14:textId="77777777" w:rsidTr="6737CD79">
        <w:trPr>
          <w:trHeight w:val="300"/>
        </w:trPr>
        <w:tc>
          <w:tcPr>
            <w:tcW w:w="4680" w:type="dxa"/>
          </w:tcPr>
          <w:p w14:paraId="6F74B10E" w14:textId="5C39F21C" w:rsidR="33099547" w:rsidRDefault="33099547"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lastRenderedPageBreak/>
              <w:t>Process</w:t>
            </w:r>
          </w:p>
        </w:tc>
        <w:tc>
          <w:tcPr>
            <w:tcW w:w="4680" w:type="dxa"/>
          </w:tcPr>
          <w:p w14:paraId="3D198B3E" w14:textId="466CD63C" w:rsidR="6737CD79" w:rsidRDefault="6ED8B85B" w:rsidP="6737CD79">
            <w:pPr>
              <w:rPr>
                <w:rFonts w:ascii="Avenir Next Condensed" w:eastAsia="Avenir Next Condensed" w:hAnsi="Avenir Next Condensed" w:cs="Avenir Next Condensed"/>
                <w:sz w:val="28"/>
                <w:szCs w:val="28"/>
              </w:rPr>
            </w:pPr>
            <w:r w:rsidRPr="62DC1243">
              <w:rPr>
                <w:rFonts w:ascii="Avenir Next Condensed" w:eastAsia="Avenir Next Condensed" w:hAnsi="Avenir Next Condensed" w:cs="Avenir Next Condensed"/>
                <w:sz w:val="28"/>
                <w:szCs w:val="28"/>
              </w:rPr>
              <w:t xml:space="preserve">When an employee is logging into an iPad, after they input the correct password </w:t>
            </w:r>
            <w:r w:rsidR="5A33CEB8" w:rsidRPr="62DC1243">
              <w:rPr>
                <w:rFonts w:ascii="Avenir Next Condensed" w:eastAsia="Avenir Next Condensed" w:hAnsi="Avenir Next Condensed" w:cs="Avenir Next Condensed"/>
                <w:sz w:val="28"/>
                <w:szCs w:val="28"/>
              </w:rPr>
              <w:t>exclusively</w:t>
            </w:r>
            <w:r w:rsidRPr="62DC1243">
              <w:rPr>
                <w:rFonts w:ascii="Avenir Next Condensed" w:eastAsia="Avenir Next Condensed" w:hAnsi="Avenir Next Condensed" w:cs="Avenir Next Condensed"/>
                <w:sz w:val="28"/>
                <w:szCs w:val="28"/>
              </w:rPr>
              <w:t xml:space="preserve"> correlated to</w:t>
            </w:r>
            <w:r w:rsidR="284E334C" w:rsidRPr="62DC1243">
              <w:rPr>
                <w:rFonts w:ascii="Avenir Next Condensed" w:eastAsia="Avenir Next Condensed" w:hAnsi="Avenir Next Condensed" w:cs="Avenir Next Condensed"/>
                <w:sz w:val="28"/>
                <w:szCs w:val="28"/>
              </w:rPr>
              <w:t xml:space="preserve"> </w:t>
            </w:r>
            <w:r w:rsidR="3BAD39F9" w:rsidRPr="62DC1243">
              <w:rPr>
                <w:rFonts w:ascii="Avenir Next Condensed" w:eastAsia="Avenir Next Condensed" w:hAnsi="Avenir Next Condensed" w:cs="Avenir Next Condensed"/>
                <w:sz w:val="28"/>
                <w:szCs w:val="28"/>
              </w:rPr>
              <w:t>their</w:t>
            </w:r>
            <w:r w:rsidRPr="62DC1243">
              <w:rPr>
                <w:rFonts w:ascii="Avenir Next Condensed" w:eastAsia="Avenir Next Condensed" w:hAnsi="Avenir Next Condensed" w:cs="Avenir Next Condensed"/>
                <w:sz w:val="28"/>
                <w:szCs w:val="28"/>
              </w:rPr>
              <w:t xml:space="preserve"> account. They will </w:t>
            </w:r>
            <w:r w:rsidR="22C1E57B" w:rsidRPr="62DC1243">
              <w:rPr>
                <w:rFonts w:ascii="Avenir Next Condensed" w:eastAsia="Avenir Next Condensed" w:hAnsi="Avenir Next Condensed" w:cs="Avenir Next Condensed"/>
                <w:sz w:val="28"/>
                <w:szCs w:val="28"/>
              </w:rPr>
              <w:t>receive</w:t>
            </w:r>
            <w:r w:rsidR="29254D98" w:rsidRPr="62DC1243">
              <w:rPr>
                <w:rFonts w:ascii="Avenir Next Condensed" w:eastAsia="Avenir Next Condensed" w:hAnsi="Avenir Next Condensed" w:cs="Avenir Next Condensed"/>
                <w:sz w:val="28"/>
                <w:szCs w:val="28"/>
              </w:rPr>
              <w:t xml:space="preserve"> a one-time code to </w:t>
            </w:r>
            <w:r w:rsidR="0C6C524F" w:rsidRPr="62DC1243">
              <w:rPr>
                <w:rFonts w:ascii="Avenir Next Condensed" w:eastAsia="Avenir Next Condensed" w:hAnsi="Avenir Next Condensed" w:cs="Avenir Next Condensed"/>
                <w:sz w:val="28"/>
                <w:szCs w:val="28"/>
              </w:rPr>
              <w:t>their</w:t>
            </w:r>
            <w:r w:rsidR="29254D98" w:rsidRPr="62DC1243">
              <w:rPr>
                <w:rFonts w:ascii="Avenir Next Condensed" w:eastAsia="Avenir Next Condensed" w:hAnsi="Avenir Next Condensed" w:cs="Avenir Next Condensed"/>
                <w:sz w:val="28"/>
                <w:szCs w:val="28"/>
              </w:rPr>
              <w:t xml:space="preserve"> personal phone number or email that they will then put in the iPad to confirm the login.</w:t>
            </w:r>
          </w:p>
        </w:tc>
      </w:tr>
    </w:tbl>
    <w:p w14:paraId="555420E8" w14:textId="34899CEF" w:rsidR="739BA53C" w:rsidRDefault="739BA53C" w:rsidP="739BA53C"/>
    <w:p w14:paraId="5979A081" w14:textId="484F1C5A" w:rsidR="546D0564" w:rsidRDefault="546D0564" w:rsidP="546D0564">
      <w:pPr>
        <w:tabs>
          <w:tab w:val="left" w:pos="8367"/>
        </w:tabs>
      </w:pPr>
    </w:p>
    <w:p w14:paraId="467A02A3" w14:textId="43B36670" w:rsidR="546D0564" w:rsidRDefault="546D0564" w:rsidP="546D0564">
      <w:pPr>
        <w:tabs>
          <w:tab w:val="left" w:pos="8367"/>
        </w:tabs>
        <w:ind w:left="360" w:hanging="360"/>
        <w:rPr>
          <w:rFonts w:ascii="Avenir Next Condensed" w:hAnsi="Avenir Next Condensed"/>
          <w:sz w:val="28"/>
          <w:szCs w:val="28"/>
          <w:u w:val="single"/>
        </w:rPr>
      </w:pPr>
    </w:p>
    <w:p w14:paraId="62EB74AF" w14:textId="2F308F1F" w:rsidR="62DC1243" w:rsidRDefault="62DC1243" w:rsidP="62DC1243">
      <w:pPr>
        <w:tabs>
          <w:tab w:val="left" w:pos="8367"/>
        </w:tabs>
        <w:ind w:left="360" w:hanging="360"/>
        <w:rPr>
          <w:rFonts w:ascii="Avenir Next Condensed" w:hAnsi="Avenir Next Condensed"/>
          <w:sz w:val="28"/>
          <w:szCs w:val="28"/>
          <w:u w:val="single"/>
        </w:rPr>
      </w:pPr>
    </w:p>
    <w:p w14:paraId="4F23361A" w14:textId="44557EC2" w:rsidR="00990494" w:rsidRDefault="74F7C77F" w:rsidP="00990494">
      <w:pPr>
        <w:tabs>
          <w:tab w:val="left" w:pos="8367"/>
        </w:tabs>
        <w:ind w:left="360" w:hanging="360"/>
        <w:rPr>
          <w:rFonts w:ascii="Avenir Next Condensed" w:hAnsi="Avenir Next Condensed"/>
          <w:sz w:val="28"/>
          <w:szCs w:val="28"/>
          <w:u w:val="single"/>
        </w:rPr>
      </w:pPr>
      <w:r w:rsidRPr="2A10207D">
        <w:rPr>
          <w:rFonts w:ascii="Avenir Next Condensed" w:hAnsi="Avenir Next Condensed"/>
          <w:sz w:val="28"/>
          <w:szCs w:val="28"/>
          <w:u w:val="single"/>
        </w:rPr>
        <w:t>Threats</w:t>
      </w:r>
    </w:p>
    <w:p w14:paraId="3618CD2E" w14:textId="2ECC9996" w:rsidR="00990494" w:rsidRDefault="00990494" w:rsidP="00990494">
      <w:pPr>
        <w:pStyle w:val="ListParagraph"/>
        <w:numPr>
          <w:ilvl w:val="0"/>
          <w:numId w:val="1"/>
        </w:numPr>
        <w:tabs>
          <w:tab w:val="left" w:pos="8367"/>
        </w:tabs>
        <w:rPr>
          <w:rFonts w:ascii="Avenir Next Condensed" w:hAnsi="Avenir Next Condensed"/>
          <w:sz w:val="28"/>
          <w:szCs w:val="28"/>
        </w:rPr>
      </w:pPr>
      <w:r w:rsidRPr="00F36ABD">
        <w:rPr>
          <w:rFonts w:ascii="Avenir Next Condensed" w:hAnsi="Avenir Next Condensed"/>
          <w:sz w:val="28"/>
          <w:szCs w:val="28"/>
        </w:rPr>
        <w:t>Data Breach</w:t>
      </w:r>
      <w:r>
        <w:rPr>
          <w:rFonts w:ascii="Avenir Next Condensed" w:hAnsi="Avenir Next Condensed"/>
          <w:sz w:val="28"/>
          <w:szCs w:val="28"/>
        </w:rPr>
        <w:t xml:space="preserve">: The risk of unauthorized access to customer and business data, including personal information and financial records, poses a significant threat. This could result from hacking attempts, phishing attacks, or insider threats. </w:t>
      </w:r>
    </w:p>
    <w:p w14:paraId="14681873" w14:textId="1D8AA6D3" w:rsidR="00990494" w:rsidRDefault="00990494" w:rsidP="00990494">
      <w:pPr>
        <w:pStyle w:val="ListParagraph"/>
        <w:numPr>
          <w:ilvl w:val="0"/>
          <w:numId w:val="1"/>
        </w:numPr>
        <w:tabs>
          <w:tab w:val="left" w:pos="8367"/>
        </w:tabs>
        <w:rPr>
          <w:rFonts w:ascii="Avenir Next Condensed" w:hAnsi="Avenir Next Condensed"/>
          <w:sz w:val="28"/>
          <w:szCs w:val="28"/>
        </w:rPr>
      </w:pPr>
      <w:r w:rsidRPr="00F36ABD">
        <w:rPr>
          <w:rFonts w:ascii="Avenir Next Condensed" w:hAnsi="Avenir Next Condensed"/>
          <w:sz w:val="28"/>
          <w:szCs w:val="28"/>
        </w:rPr>
        <w:t>Network Vulnerabilities</w:t>
      </w:r>
      <w:r>
        <w:rPr>
          <w:rFonts w:ascii="Avenir Next Condensed" w:hAnsi="Avenir Next Condensed"/>
          <w:sz w:val="28"/>
          <w:szCs w:val="28"/>
        </w:rPr>
        <w:t>: Weaknesses in the network infrastructure, such as outdated software, unpatched systems, or misconfigured devices, expose Wildflower Florist to the risk of malware infections, data theft, or disruption of services.</w:t>
      </w:r>
    </w:p>
    <w:p w14:paraId="77BED847" w14:textId="525E0AF6" w:rsidR="00990494" w:rsidRDefault="00990494" w:rsidP="00990494">
      <w:pPr>
        <w:pStyle w:val="ListParagraph"/>
        <w:numPr>
          <w:ilvl w:val="0"/>
          <w:numId w:val="1"/>
        </w:numPr>
        <w:tabs>
          <w:tab w:val="left" w:pos="8367"/>
        </w:tabs>
        <w:rPr>
          <w:rFonts w:ascii="Avenir Next Condensed" w:hAnsi="Avenir Next Condensed"/>
          <w:sz w:val="28"/>
          <w:szCs w:val="28"/>
        </w:rPr>
      </w:pPr>
      <w:r w:rsidRPr="00F36ABD">
        <w:rPr>
          <w:rFonts w:ascii="Avenir Next Condensed" w:hAnsi="Avenir Next Condensed"/>
          <w:sz w:val="28"/>
          <w:szCs w:val="28"/>
        </w:rPr>
        <w:t>Physical Security</w:t>
      </w:r>
      <w:r>
        <w:rPr>
          <w:rFonts w:ascii="Avenir Next Condensed" w:hAnsi="Avenir Next Condensed"/>
          <w:sz w:val="28"/>
          <w:szCs w:val="28"/>
        </w:rPr>
        <w:t xml:space="preserve">: </w:t>
      </w:r>
      <w:r w:rsidR="008071A7">
        <w:rPr>
          <w:rFonts w:ascii="Avenir Next Condensed" w:hAnsi="Avenir Next Condensed"/>
          <w:sz w:val="28"/>
          <w:szCs w:val="28"/>
        </w:rPr>
        <w:t>The physical security of devices and equipment</w:t>
      </w:r>
      <w:r w:rsidR="00F36ABD">
        <w:rPr>
          <w:rFonts w:ascii="Avenir Next Condensed" w:hAnsi="Avenir Next Condensed"/>
          <w:sz w:val="28"/>
          <w:szCs w:val="28"/>
        </w:rPr>
        <w:t>, including laptops, iPads, and the printer, is crucial. Theft, damage, or unauthorized access to these assets could disrupt business operations and compromise sensitive information.</w:t>
      </w:r>
    </w:p>
    <w:p w14:paraId="6E3B0444" w14:textId="31FE4B8F" w:rsidR="00F36ABD" w:rsidRDefault="00F36ABD" w:rsidP="00990494">
      <w:pPr>
        <w:pStyle w:val="ListParagraph"/>
        <w:numPr>
          <w:ilvl w:val="0"/>
          <w:numId w:val="1"/>
        </w:numPr>
        <w:tabs>
          <w:tab w:val="left" w:pos="8367"/>
        </w:tabs>
        <w:rPr>
          <w:rFonts w:ascii="Avenir Next Condensed" w:hAnsi="Avenir Next Condensed"/>
          <w:sz w:val="28"/>
          <w:szCs w:val="28"/>
        </w:rPr>
      </w:pPr>
      <w:r>
        <w:rPr>
          <w:rFonts w:ascii="Avenir Next Condensed" w:hAnsi="Avenir Next Condensed"/>
          <w:sz w:val="28"/>
          <w:szCs w:val="28"/>
        </w:rPr>
        <w:t xml:space="preserve">Third-Party Risks: Dependencies on third-party services, such as </w:t>
      </w:r>
      <w:proofErr w:type="spellStart"/>
      <w:r>
        <w:rPr>
          <w:rFonts w:ascii="Avenir Next Condensed" w:hAnsi="Avenir Next Condensed"/>
          <w:sz w:val="28"/>
          <w:szCs w:val="28"/>
        </w:rPr>
        <w:t>Metronet</w:t>
      </w:r>
      <w:proofErr w:type="spellEnd"/>
      <w:r>
        <w:rPr>
          <w:rFonts w:ascii="Avenir Next Condensed" w:hAnsi="Avenir Next Condensed"/>
          <w:sz w:val="28"/>
          <w:szCs w:val="28"/>
        </w:rPr>
        <w:t xml:space="preserve"> for internet connectivity or Google Sheets for data storage, introduce risks related to service outages, data breaches, or compliance issues.</w:t>
      </w:r>
    </w:p>
    <w:p w14:paraId="320CF2D6" w14:textId="1486A03B" w:rsidR="00F36ABD" w:rsidRDefault="00F36ABD" w:rsidP="00990494">
      <w:pPr>
        <w:pStyle w:val="ListParagraph"/>
        <w:numPr>
          <w:ilvl w:val="0"/>
          <w:numId w:val="1"/>
        </w:numPr>
        <w:tabs>
          <w:tab w:val="left" w:pos="8367"/>
        </w:tabs>
        <w:rPr>
          <w:rFonts w:ascii="Avenir Next Condensed" w:hAnsi="Avenir Next Condensed"/>
          <w:sz w:val="28"/>
          <w:szCs w:val="28"/>
        </w:rPr>
      </w:pPr>
      <w:r>
        <w:rPr>
          <w:rFonts w:ascii="Avenir Next Condensed" w:hAnsi="Avenir Next Condensed"/>
          <w:sz w:val="28"/>
          <w:szCs w:val="28"/>
        </w:rPr>
        <w:t>Employee Training: Insufficient training or awareness among employees regarding cybersecurity best practices increases the risk of human error, social engineering attacks, and inadvertent data breaches.</w:t>
      </w:r>
    </w:p>
    <w:p w14:paraId="080D2A67" w14:textId="77A7050E" w:rsidR="00F36ABD" w:rsidRDefault="00F36ABD" w:rsidP="00990494">
      <w:pPr>
        <w:pStyle w:val="ListParagraph"/>
        <w:numPr>
          <w:ilvl w:val="0"/>
          <w:numId w:val="1"/>
        </w:numPr>
        <w:tabs>
          <w:tab w:val="left" w:pos="8367"/>
        </w:tabs>
        <w:rPr>
          <w:rFonts w:ascii="Avenir Next Condensed" w:hAnsi="Avenir Next Condensed"/>
          <w:sz w:val="28"/>
          <w:szCs w:val="28"/>
        </w:rPr>
      </w:pPr>
      <w:r>
        <w:rPr>
          <w:rFonts w:ascii="Avenir Next Condensed" w:hAnsi="Avenir Next Condensed"/>
          <w:sz w:val="28"/>
          <w:szCs w:val="28"/>
        </w:rPr>
        <w:t>Regulatory Compliance: Failure to comply with relevant regulations, such as data protection laws or payment card industry standards, may lead to legal penalties, financial losses, and damage to company’s reputation.</w:t>
      </w:r>
    </w:p>
    <w:p w14:paraId="175A62C9" w14:textId="77777777" w:rsidR="00916010" w:rsidRDefault="00916010" w:rsidP="00916010">
      <w:pPr>
        <w:tabs>
          <w:tab w:val="left" w:pos="8367"/>
        </w:tabs>
        <w:rPr>
          <w:rFonts w:ascii="Avenir Next Condensed" w:hAnsi="Avenir Next Condensed"/>
          <w:sz w:val="28"/>
          <w:szCs w:val="28"/>
        </w:rPr>
      </w:pPr>
    </w:p>
    <w:p w14:paraId="55B0F2C5" w14:textId="77777777" w:rsidR="00D332BC" w:rsidRDefault="00D332BC" w:rsidP="00916010">
      <w:pPr>
        <w:tabs>
          <w:tab w:val="left" w:pos="8367"/>
        </w:tabs>
        <w:rPr>
          <w:rFonts w:ascii="Avenir Next Condensed" w:hAnsi="Avenir Next Condensed"/>
          <w:sz w:val="28"/>
          <w:szCs w:val="28"/>
          <w:u w:val="single"/>
        </w:rPr>
      </w:pPr>
    </w:p>
    <w:p w14:paraId="3D525F85" w14:textId="77777777" w:rsidR="00D332BC" w:rsidRDefault="00D332BC" w:rsidP="00916010">
      <w:pPr>
        <w:tabs>
          <w:tab w:val="left" w:pos="8367"/>
        </w:tabs>
        <w:rPr>
          <w:rFonts w:ascii="Avenir Next Condensed" w:hAnsi="Avenir Next Condensed"/>
          <w:sz w:val="28"/>
          <w:szCs w:val="28"/>
          <w:u w:val="single"/>
        </w:rPr>
      </w:pPr>
    </w:p>
    <w:p w14:paraId="3263BA3E" w14:textId="005E50E7" w:rsidR="00916010" w:rsidRDefault="00916010" w:rsidP="00916010">
      <w:pPr>
        <w:tabs>
          <w:tab w:val="left" w:pos="8367"/>
        </w:tabs>
        <w:rPr>
          <w:rFonts w:ascii="Avenir Next Condensed" w:hAnsi="Avenir Next Condensed"/>
          <w:sz w:val="28"/>
          <w:szCs w:val="28"/>
          <w:u w:val="single"/>
        </w:rPr>
      </w:pPr>
      <w:r>
        <w:rPr>
          <w:rFonts w:ascii="Avenir Next Condensed" w:hAnsi="Avenir Next Condensed"/>
          <w:sz w:val="28"/>
          <w:szCs w:val="28"/>
          <w:u w:val="single"/>
        </w:rPr>
        <w:lastRenderedPageBreak/>
        <w:t>Risk Analysis</w:t>
      </w:r>
    </w:p>
    <w:p w14:paraId="189693A9" w14:textId="26069DED" w:rsidR="00916010" w:rsidRDefault="00916010" w:rsidP="00916010">
      <w:pPr>
        <w:pStyle w:val="ListParagraph"/>
        <w:numPr>
          <w:ilvl w:val="0"/>
          <w:numId w:val="2"/>
        </w:numPr>
        <w:tabs>
          <w:tab w:val="left" w:pos="8367"/>
        </w:tabs>
        <w:rPr>
          <w:rFonts w:ascii="Avenir Next Condensed" w:hAnsi="Avenir Next Condensed"/>
          <w:sz w:val="28"/>
          <w:szCs w:val="28"/>
        </w:rPr>
      </w:pPr>
      <w:r>
        <w:rPr>
          <w:rFonts w:ascii="Avenir Next Condensed" w:hAnsi="Avenir Next Condensed"/>
          <w:sz w:val="28"/>
          <w:szCs w:val="28"/>
        </w:rPr>
        <w:t>Likelihood: The likelihood of a data breach or network compromise is moderate to high given the prevalence of cyber threats targeting small businesses. Physical security risks are relatively lower but still significant.</w:t>
      </w:r>
    </w:p>
    <w:p w14:paraId="090CBDFA" w14:textId="672F3143" w:rsidR="00916010" w:rsidRDefault="00916010" w:rsidP="00916010">
      <w:pPr>
        <w:pStyle w:val="ListParagraph"/>
        <w:numPr>
          <w:ilvl w:val="0"/>
          <w:numId w:val="2"/>
        </w:numPr>
        <w:tabs>
          <w:tab w:val="left" w:pos="8367"/>
        </w:tabs>
        <w:rPr>
          <w:rFonts w:ascii="Avenir Next Condensed" w:hAnsi="Avenir Next Condensed"/>
          <w:sz w:val="28"/>
          <w:szCs w:val="28"/>
        </w:rPr>
      </w:pPr>
      <w:r>
        <w:rPr>
          <w:rFonts w:ascii="Avenir Next Condensed" w:hAnsi="Avenir Next Condensed"/>
          <w:sz w:val="28"/>
          <w:szCs w:val="28"/>
        </w:rPr>
        <w:t>Impact: The impact of a data breach or network intrusion could be severe, resulting in financial losses, reputational damage, legal consequences, and disruption of business operations. Physical security incidents may lead to equipment downtime and productivity losses.</w:t>
      </w:r>
    </w:p>
    <w:p w14:paraId="4448AE6F" w14:textId="7C50A1F5" w:rsidR="00916010" w:rsidRDefault="00916010" w:rsidP="00916010">
      <w:pPr>
        <w:pStyle w:val="ListParagraph"/>
        <w:numPr>
          <w:ilvl w:val="0"/>
          <w:numId w:val="2"/>
        </w:numPr>
        <w:tabs>
          <w:tab w:val="left" w:pos="8367"/>
        </w:tabs>
        <w:rPr>
          <w:rFonts w:ascii="Avenir Next Condensed" w:hAnsi="Avenir Next Condensed"/>
          <w:sz w:val="28"/>
          <w:szCs w:val="28"/>
        </w:rPr>
      </w:pPr>
      <w:r>
        <w:rPr>
          <w:rFonts w:ascii="Avenir Next Condensed" w:hAnsi="Avenir Next Condensed"/>
          <w:sz w:val="28"/>
          <w:szCs w:val="28"/>
        </w:rPr>
        <w:t>Risk Rating: Based on the likelihood and impact, the overall risk rating for data breaches and network vulnerabilities is considered high, while physical security risks are moderate.</w:t>
      </w:r>
    </w:p>
    <w:p w14:paraId="206AF08E" w14:textId="77777777" w:rsidR="00916010" w:rsidRDefault="00916010" w:rsidP="00916010">
      <w:pPr>
        <w:tabs>
          <w:tab w:val="left" w:pos="8367"/>
        </w:tabs>
        <w:rPr>
          <w:rFonts w:ascii="Avenir Next Condensed" w:hAnsi="Avenir Next Condensed"/>
          <w:sz w:val="28"/>
          <w:szCs w:val="28"/>
        </w:rPr>
      </w:pPr>
    </w:p>
    <w:p w14:paraId="26127550" w14:textId="3F073017" w:rsidR="00916010" w:rsidRDefault="00916010" w:rsidP="00916010">
      <w:pPr>
        <w:tabs>
          <w:tab w:val="left" w:pos="8367"/>
        </w:tabs>
        <w:rPr>
          <w:rFonts w:ascii="Avenir Next Condensed" w:hAnsi="Avenir Next Condensed"/>
          <w:sz w:val="28"/>
          <w:szCs w:val="28"/>
          <w:u w:val="single"/>
        </w:rPr>
      </w:pPr>
      <w:r>
        <w:rPr>
          <w:rFonts w:ascii="Avenir Next Condensed" w:hAnsi="Avenir Next Condensed"/>
          <w:sz w:val="28"/>
          <w:szCs w:val="28"/>
          <w:u w:val="single"/>
        </w:rPr>
        <w:t>Risk Strategies</w:t>
      </w:r>
    </w:p>
    <w:p w14:paraId="2885E608" w14:textId="71C472C9"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Implement Robust Security Measures: Deploy firewalls, antivirus software, and intrusion detection systems to protect against cyber threats. Regularly update and patch software to address vulnerabilities.</w:t>
      </w:r>
    </w:p>
    <w:p w14:paraId="67F44F40" w14:textId="37F859F3"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Enhance Access Controls: Implement strong password policies, multi-factor authentication, and least privilege access to limit unauthorized access to systems and data.</w:t>
      </w:r>
    </w:p>
    <w:p w14:paraId="17BEC727" w14:textId="14B26C66"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Physical Security Measures:</w:t>
      </w:r>
      <w:r w:rsidR="00611F65">
        <w:rPr>
          <w:rFonts w:ascii="Avenir Next Condensed" w:hAnsi="Avenir Next Condensed"/>
          <w:sz w:val="28"/>
          <w:szCs w:val="28"/>
        </w:rPr>
        <w:t xml:space="preserve"> Secure devices and equipment with locks, surveillance cameras, and access control systems. Store sensitive information in locked cabinets or safes.</w:t>
      </w:r>
    </w:p>
    <w:p w14:paraId="06E7DD86" w14:textId="54682457"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Vendor Risk Management:</w:t>
      </w:r>
      <w:r w:rsidR="00611F65">
        <w:rPr>
          <w:rFonts w:ascii="Avenir Next Condensed" w:hAnsi="Avenir Next Condensed"/>
          <w:sz w:val="28"/>
          <w:szCs w:val="28"/>
        </w:rPr>
        <w:t xml:space="preserve"> Assess the security practices of third-party vendors and ensure compliance with data protection regulations. Maintain backups of critical data stored with third-party providers.</w:t>
      </w:r>
    </w:p>
    <w:p w14:paraId="167E3816" w14:textId="7FD8CD53"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Employee Training</w:t>
      </w:r>
      <w:r w:rsidR="00611F65">
        <w:rPr>
          <w:rFonts w:ascii="Avenir Next Condensed" w:hAnsi="Avenir Next Condensed"/>
          <w:sz w:val="28"/>
          <w:szCs w:val="28"/>
        </w:rPr>
        <w:t>: Provide regular cybersecurity awareness training to employees to educate them about common threats, phishing scams, and best practices safeguarding data.</w:t>
      </w:r>
    </w:p>
    <w:p w14:paraId="1B7B4D5E" w14:textId="0DA1FB47" w:rsidR="00217B3F" w:rsidRDefault="00217B3F" w:rsidP="00217B3F">
      <w:pPr>
        <w:pStyle w:val="ListParagraph"/>
        <w:numPr>
          <w:ilvl w:val="0"/>
          <w:numId w:val="6"/>
        </w:numPr>
        <w:tabs>
          <w:tab w:val="left" w:pos="8367"/>
        </w:tabs>
        <w:rPr>
          <w:rFonts w:ascii="Avenir Next Condensed" w:hAnsi="Avenir Next Condensed"/>
          <w:sz w:val="28"/>
          <w:szCs w:val="28"/>
        </w:rPr>
      </w:pPr>
      <w:r>
        <w:rPr>
          <w:rFonts w:ascii="Avenir Next Condensed" w:hAnsi="Avenir Next Condensed"/>
          <w:sz w:val="28"/>
          <w:szCs w:val="28"/>
        </w:rPr>
        <w:t>Compliance Management:</w:t>
      </w:r>
      <w:r w:rsidR="00611F65">
        <w:rPr>
          <w:rFonts w:ascii="Avenir Next Condensed" w:hAnsi="Avenir Next Condensed"/>
          <w:sz w:val="28"/>
          <w:szCs w:val="28"/>
        </w:rPr>
        <w:t xml:space="preserve"> Establish processes and controls to ensure compliance with relevant regulations, including data protections and privacy laws. Conduct regular audits to assess compliance posture.</w:t>
      </w:r>
    </w:p>
    <w:p w14:paraId="14EAF03B" w14:textId="02540A96" w:rsidR="00611F65" w:rsidRDefault="00611F65" w:rsidP="00611F65">
      <w:pPr>
        <w:tabs>
          <w:tab w:val="left" w:pos="8367"/>
        </w:tabs>
        <w:rPr>
          <w:rFonts w:ascii="Avenir Next Condensed" w:hAnsi="Avenir Next Condensed"/>
          <w:sz w:val="28"/>
          <w:szCs w:val="28"/>
        </w:rPr>
      </w:pPr>
    </w:p>
    <w:p w14:paraId="2BE54D4C" w14:textId="77777777" w:rsidR="00D332BC" w:rsidRDefault="00D332BC" w:rsidP="00611F65">
      <w:pPr>
        <w:tabs>
          <w:tab w:val="left" w:pos="8367"/>
        </w:tabs>
        <w:rPr>
          <w:rFonts w:ascii="Avenir Next Condensed" w:hAnsi="Avenir Next Condensed"/>
          <w:sz w:val="28"/>
          <w:szCs w:val="28"/>
          <w:u w:val="single"/>
        </w:rPr>
      </w:pPr>
    </w:p>
    <w:p w14:paraId="26472465" w14:textId="1C27549A" w:rsidR="00611F65" w:rsidRDefault="00611F65" w:rsidP="00611F65">
      <w:pPr>
        <w:tabs>
          <w:tab w:val="left" w:pos="8367"/>
        </w:tabs>
        <w:rPr>
          <w:rFonts w:ascii="Avenir Next Condensed" w:hAnsi="Avenir Next Condensed"/>
          <w:sz w:val="28"/>
          <w:szCs w:val="28"/>
          <w:u w:val="single"/>
        </w:rPr>
      </w:pPr>
      <w:r>
        <w:rPr>
          <w:rFonts w:ascii="Avenir Next Condensed" w:hAnsi="Avenir Next Condensed"/>
          <w:sz w:val="28"/>
          <w:szCs w:val="28"/>
          <w:u w:val="single"/>
        </w:rPr>
        <w:lastRenderedPageBreak/>
        <w:t>Risk Conclusion</w:t>
      </w:r>
    </w:p>
    <w:p w14:paraId="335FB551" w14:textId="002E92CC" w:rsidR="00611F65" w:rsidRDefault="00611F65" w:rsidP="00611F65">
      <w:pPr>
        <w:tabs>
          <w:tab w:val="left" w:pos="8367"/>
        </w:tabs>
        <w:rPr>
          <w:rFonts w:ascii="Avenir Next Condensed" w:hAnsi="Avenir Next Condensed"/>
          <w:sz w:val="28"/>
          <w:szCs w:val="28"/>
        </w:rPr>
      </w:pPr>
      <w:r>
        <w:rPr>
          <w:rFonts w:ascii="Avenir Next Condensed" w:hAnsi="Avenir Next Condensed"/>
          <w:sz w:val="28"/>
          <w:szCs w:val="28"/>
        </w:rPr>
        <w:t xml:space="preserve">         By conducting a thorough risk assessment and implementing appropriate mitigation strategies, Wildflower Florist LLC can actively mitigate potential threats and vulnerabilities to its IT infrastructure and operations. Proactive risk management is essential for safeguarding sensitive information, maintaining business continuity, and preserving the trust of customers and stakeholders.</w:t>
      </w:r>
    </w:p>
    <w:p w14:paraId="094BAD84" w14:textId="059BCAF1" w:rsidR="00E22B72" w:rsidRPr="00611F65" w:rsidRDefault="00E22B72" w:rsidP="00611F65">
      <w:pPr>
        <w:tabs>
          <w:tab w:val="left" w:pos="8367"/>
        </w:tabs>
        <w:rPr>
          <w:rFonts w:ascii="Avenir Next Condensed" w:hAnsi="Avenir Next Condensed"/>
          <w:sz w:val="28"/>
          <w:szCs w:val="28"/>
          <w:u w:val="single"/>
        </w:rPr>
      </w:pPr>
    </w:p>
    <w:p w14:paraId="12FB3DC9" w14:textId="50379174" w:rsidR="0DB82E94" w:rsidRDefault="5C51FF18" w:rsidP="1351BCD0">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t>Gap Analysis</w:t>
      </w:r>
    </w:p>
    <w:tbl>
      <w:tblPr>
        <w:tblStyle w:val="GridTable4-Accent3"/>
        <w:tblW w:w="0" w:type="auto"/>
        <w:tblLayout w:type="fixed"/>
        <w:tblLook w:val="06A0" w:firstRow="1" w:lastRow="0" w:firstColumn="1" w:lastColumn="0" w:noHBand="1" w:noVBand="1"/>
      </w:tblPr>
      <w:tblGrid>
        <w:gridCol w:w="3120"/>
        <w:gridCol w:w="3120"/>
        <w:gridCol w:w="3120"/>
      </w:tblGrid>
      <w:tr w:rsidR="1351BCD0" w14:paraId="2DEA14D6" w14:textId="77777777" w:rsidTr="1351BCD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shd w:val="clear" w:color="auto" w:fill="F595D7"/>
          </w:tcPr>
          <w:p w14:paraId="616F9C89" w14:textId="0701D1AC" w:rsidR="61FC87C5" w:rsidRDefault="61FC87C5" w:rsidP="1351BCD0">
            <w:pPr>
              <w:jc w:val="center"/>
              <w:rPr>
                <w:rFonts w:ascii="Times New Roman" w:eastAsia="Times New Roman" w:hAnsi="Times New Roman" w:cs="Times New Roman"/>
                <w:b w:val="0"/>
                <w:bCs w:val="0"/>
              </w:rPr>
            </w:pPr>
            <w:r w:rsidRPr="1351BCD0">
              <w:rPr>
                <w:rFonts w:ascii="Times New Roman" w:eastAsia="Times New Roman" w:hAnsi="Times New Roman" w:cs="Times New Roman"/>
              </w:rPr>
              <w:t>INFORMATION SECURITY</w:t>
            </w:r>
          </w:p>
        </w:tc>
        <w:tc>
          <w:tcPr>
            <w:tcW w:w="3120" w:type="dxa"/>
            <w:shd w:val="clear" w:color="auto" w:fill="F595D7"/>
          </w:tcPr>
          <w:p w14:paraId="5C5360DB" w14:textId="5A2C4C3E" w:rsidR="078FC447" w:rsidRDefault="078FC447" w:rsidP="1351BC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1351BCD0">
              <w:rPr>
                <w:rFonts w:ascii="Times New Roman" w:eastAsia="Times New Roman" w:hAnsi="Times New Roman" w:cs="Times New Roman"/>
              </w:rPr>
              <w:t>MET, PARTIALLY MET, NOT MET</w:t>
            </w:r>
          </w:p>
        </w:tc>
        <w:tc>
          <w:tcPr>
            <w:tcW w:w="3120" w:type="dxa"/>
            <w:shd w:val="clear" w:color="auto" w:fill="F595D7"/>
          </w:tcPr>
          <w:p w14:paraId="610E91B7" w14:textId="4768A043" w:rsidR="5A87D3ED" w:rsidRDefault="5A87D3ED" w:rsidP="1351BC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1351BCD0">
              <w:rPr>
                <w:rFonts w:ascii="Times New Roman" w:eastAsia="Times New Roman" w:hAnsi="Times New Roman" w:cs="Times New Roman"/>
              </w:rPr>
              <w:t>D</w:t>
            </w:r>
            <w:r w:rsidR="078FC447" w:rsidRPr="1351BCD0">
              <w:rPr>
                <w:rFonts w:ascii="Times New Roman" w:eastAsia="Times New Roman" w:hAnsi="Times New Roman" w:cs="Times New Roman"/>
              </w:rPr>
              <w:t>escription</w:t>
            </w:r>
          </w:p>
        </w:tc>
      </w:tr>
      <w:tr w:rsidR="1351BCD0" w14:paraId="646E630C" w14:textId="77777777" w:rsidTr="1351BCD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CCD402A" w14:textId="163E1969" w:rsidR="291224BB" w:rsidRDefault="291224BB" w:rsidP="1351BCD0">
            <w:pPr>
              <w:tabs>
                <w:tab w:val="left" w:pos="8367"/>
              </w:tabs>
              <w:rPr>
                <w:rFonts w:ascii="Avenir Next Condensed" w:hAnsi="Avenir Next Condensed"/>
                <w:sz w:val="28"/>
                <w:szCs w:val="28"/>
              </w:rPr>
            </w:pPr>
            <w:r w:rsidRPr="1351BCD0">
              <w:rPr>
                <w:rFonts w:ascii="Avenir Next Condensed" w:hAnsi="Avenir Next Condensed"/>
                <w:sz w:val="28"/>
                <w:szCs w:val="28"/>
              </w:rPr>
              <w:t>Password and Information Security</w:t>
            </w:r>
          </w:p>
          <w:p w14:paraId="20493F2C" w14:textId="74ED098B" w:rsidR="1351BCD0" w:rsidRDefault="1351BCD0" w:rsidP="1351BCD0">
            <w:pPr>
              <w:rPr>
                <w:rFonts w:ascii="Avenir Next Condensed" w:hAnsi="Avenir Next Condensed"/>
                <w:sz w:val="28"/>
                <w:szCs w:val="28"/>
              </w:rPr>
            </w:pPr>
          </w:p>
        </w:tc>
        <w:tc>
          <w:tcPr>
            <w:tcW w:w="3120" w:type="dxa"/>
          </w:tcPr>
          <w:p w14:paraId="479D5B36" w14:textId="4C0EFEE0" w:rsidR="291224BB" w:rsidRDefault="291224BB"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Partially met</w:t>
            </w:r>
          </w:p>
        </w:tc>
        <w:tc>
          <w:tcPr>
            <w:tcW w:w="3120" w:type="dxa"/>
          </w:tcPr>
          <w:p w14:paraId="6208350C" w14:textId="772AA273" w:rsidR="291224BB" w:rsidRDefault="291224BB"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 xml:space="preserve">All technology owned by the company has been given </w:t>
            </w:r>
            <w:r w:rsidR="55FAB4B6" w:rsidRPr="1351BCD0">
              <w:rPr>
                <w:rFonts w:ascii="Avenir Next Condensed" w:hAnsi="Avenir Next Condensed"/>
                <w:sz w:val="28"/>
                <w:szCs w:val="28"/>
              </w:rPr>
              <w:t>a</w:t>
            </w:r>
            <w:r w:rsidRPr="1351BCD0">
              <w:rPr>
                <w:rFonts w:ascii="Avenir Next Condensed" w:hAnsi="Avenir Next Condensed"/>
                <w:sz w:val="28"/>
                <w:szCs w:val="28"/>
              </w:rPr>
              <w:t xml:space="preserve"> </w:t>
            </w:r>
            <w:r w:rsidR="228B0E2F" w:rsidRPr="1351BCD0">
              <w:rPr>
                <w:rFonts w:ascii="Avenir Next Condensed" w:hAnsi="Avenir Next Condensed"/>
                <w:sz w:val="28"/>
                <w:szCs w:val="28"/>
              </w:rPr>
              <w:t>unique</w:t>
            </w:r>
            <w:r w:rsidRPr="1351BCD0">
              <w:rPr>
                <w:rFonts w:ascii="Avenir Next Condensed" w:hAnsi="Avenir Next Condensed"/>
                <w:sz w:val="28"/>
                <w:szCs w:val="28"/>
              </w:rPr>
              <w:t xml:space="preserve"> password as well as each employee assigned a unique and complex username. Two-Factor authen</w:t>
            </w:r>
            <w:r w:rsidR="57A7ACF6" w:rsidRPr="1351BCD0">
              <w:rPr>
                <w:rFonts w:ascii="Avenir Next Condensed" w:hAnsi="Avenir Next Condensed"/>
                <w:sz w:val="28"/>
                <w:szCs w:val="28"/>
              </w:rPr>
              <w:t>ti</w:t>
            </w:r>
            <w:r w:rsidRPr="1351BCD0">
              <w:rPr>
                <w:rFonts w:ascii="Avenir Next Condensed" w:hAnsi="Avenir Next Condensed"/>
                <w:sz w:val="28"/>
                <w:szCs w:val="28"/>
              </w:rPr>
              <w:t>cation is still being implemented int</w:t>
            </w:r>
            <w:r w:rsidR="64D96B3E" w:rsidRPr="1351BCD0">
              <w:rPr>
                <w:rFonts w:ascii="Avenir Next Condensed" w:hAnsi="Avenir Next Condensed"/>
                <w:sz w:val="28"/>
                <w:szCs w:val="28"/>
              </w:rPr>
              <w:t xml:space="preserve">o </w:t>
            </w:r>
            <w:r w:rsidR="0FD0F83E" w:rsidRPr="1351BCD0">
              <w:rPr>
                <w:rFonts w:ascii="Avenir Next Condensed" w:hAnsi="Avenir Next Condensed"/>
                <w:sz w:val="28"/>
                <w:szCs w:val="28"/>
              </w:rPr>
              <w:t>Wildflower's</w:t>
            </w:r>
            <w:r w:rsidR="64D96B3E" w:rsidRPr="1351BCD0">
              <w:rPr>
                <w:rFonts w:ascii="Avenir Next Condensed" w:hAnsi="Avenir Next Condensed"/>
                <w:sz w:val="28"/>
                <w:szCs w:val="28"/>
              </w:rPr>
              <w:t xml:space="preserve"> technology.</w:t>
            </w:r>
          </w:p>
        </w:tc>
      </w:tr>
      <w:tr w:rsidR="1351BCD0" w14:paraId="3D5E2EEA" w14:textId="77777777" w:rsidTr="1351BCD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05C9FA" w14:textId="5CFFBD16" w:rsidR="6123D178" w:rsidRDefault="6123D178" w:rsidP="1351BCD0">
            <w:pPr>
              <w:rPr>
                <w:rFonts w:ascii="Avenir Next Condensed" w:hAnsi="Avenir Next Condensed"/>
                <w:sz w:val="28"/>
                <w:szCs w:val="28"/>
              </w:rPr>
            </w:pPr>
            <w:r w:rsidRPr="1351BCD0">
              <w:rPr>
                <w:rFonts w:ascii="Avenir Next Condensed" w:hAnsi="Avenir Next Condensed"/>
                <w:sz w:val="28"/>
                <w:szCs w:val="28"/>
              </w:rPr>
              <w:t xml:space="preserve">Secure </w:t>
            </w:r>
            <w:r w:rsidR="259B1E34" w:rsidRPr="1351BCD0">
              <w:rPr>
                <w:rFonts w:ascii="Avenir Next Condensed" w:hAnsi="Avenir Next Condensed"/>
                <w:sz w:val="28"/>
                <w:szCs w:val="28"/>
              </w:rPr>
              <w:t>Wi-Fi</w:t>
            </w:r>
            <w:r w:rsidRPr="1351BCD0">
              <w:rPr>
                <w:rFonts w:ascii="Avenir Next Condensed" w:hAnsi="Avenir Next Condensed"/>
                <w:sz w:val="28"/>
                <w:szCs w:val="28"/>
              </w:rPr>
              <w:t xml:space="preserve"> Password</w:t>
            </w:r>
          </w:p>
        </w:tc>
        <w:tc>
          <w:tcPr>
            <w:tcW w:w="3120" w:type="dxa"/>
          </w:tcPr>
          <w:p w14:paraId="5315BF76" w14:textId="0D886854" w:rsidR="6123D178" w:rsidRDefault="6123D178"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MET</w:t>
            </w:r>
          </w:p>
        </w:tc>
        <w:tc>
          <w:tcPr>
            <w:tcW w:w="3120" w:type="dxa"/>
          </w:tcPr>
          <w:p w14:paraId="6B559464" w14:textId="516F0BCC" w:rsidR="6123D178" w:rsidRDefault="6123D178"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 xml:space="preserve">Complex </w:t>
            </w:r>
            <w:r w:rsidR="43DEF38C" w:rsidRPr="1351BCD0">
              <w:rPr>
                <w:rFonts w:ascii="Avenir Next Condensed" w:hAnsi="Avenir Next Condensed"/>
                <w:sz w:val="28"/>
                <w:szCs w:val="28"/>
              </w:rPr>
              <w:t>Wi-Fi</w:t>
            </w:r>
            <w:r w:rsidRPr="1351BCD0">
              <w:rPr>
                <w:rFonts w:ascii="Avenir Next Condensed" w:hAnsi="Avenir Next Condensed"/>
                <w:sz w:val="28"/>
                <w:szCs w:val="28"/>
              </w:rPr>
              <w:t xml:space="preserve"> </w:t>
            </w:r>
            <w:r w:rsidR="51584F67" w:rsidRPr="1351BCD0">
              <w:rPr>
                <w:rFonts w:ascii="Avenir Next Condensed" w:hAnsi="Avenir Next Condensed"/>
                <w:sz w:val="28"/>
                <w:szCs w:val="28"/>
              </w:rPr>
              <w:t>passwords are</w:t>
            </w:r>
            <w:r w:rsidRPr="1351BCD0">
              <w:rPr>
                <w:rFonts w:ascii="Avenir Next Condensed" w:hAnsi="Avenir Next Condensed"/>
                <w:sz w:val="28"/>
                <w:szCs w:val="28"/>
              </w:rPr>
              <w:t xml:space="preserve"> only given to employees with no access to the public.</w:t>
            </w:r>
          </w:p>
        </w:tc>
      </w:tr>
      <w:tr w:rsidR="1351BCD0" w14:paraId="0B0561A5" w14:textId="77777777" w:rsidTr="1351BCD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CAB964A" w14:textId="75336FD1" w:rsidR="327847B4" w:rsidRDefault="327847B4" w:rsidP="1351BCD0">
            <w:pPr>
              <w:rPr>
                <w:rFonts w:ascii="Avenir Next Condensed" w:hAnsi="Avenir Next Condensed"/>
                <w:sz w:val="28"/>
                <w:szCs w:val="28"/>
              </w:rPr>
            </w:pPr>
            <w:r w:rsidRPr="1351BCD0">
              <w:rPr>
                <w:rFonts w:ascii="Avenir Next Condensed" w:hAnsi="Avenir Next Condensed"/>
                <w:sz w:val="28"/>
                <w:szCs w:val="28"/>
              </w:rPr>
              <w:t>Firewall</w:t>
            </w:r>
          </w:p>
        </w:tc>
        <w:tc>
          <w:tcPr>
            <w:tcW w:w="3120" w:type="dxa"/>
          </w:tcPr>
          <w:p w14:paraId="5F897151" w14:textId="5D29F6FF" w:rsidR="327847B4" w:rsidRDefault="327847B4"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r w:rsidRPr="1351BCD0">
              <w:rPr>
                <w:rFonts w:ascii="Avenir Next Condensed" w:hAnsi="Avenir Next Condensed"/>
                <w:sz w:val="28"/>
                <w:szCs w:val="28"/>
              </w:rPr>
              <w:t>NOT MET</w:t>
            </w:r>
          </w:p>
        </w:tc>
        <w:tc>
          <w:tcPr>
            <w:tcW w:w="3120" w:type="dxa"/>
          </w:tcPr>
          <w:p w14:paraId="1AC9D3E7" w14:textId="3C518F7A" w:rsidR="327847B4" w:rsidRDefault="327847B4" w:rsidP="1351BCD0">
            <w:pPr>
              <w:cnfStyle w:val="000000000000" w:firstRow="0" w:lastRow="0" w:firstColumn="0" w:lastColumn="0" w:oddVBand="0" w:evenVBand="0" w:oddHBand="0" w:evenHBand="0" w:firstRowFirstColumn="0" w:firstRowLastColumn="0" w:lastRowFirstColumn="0" w:lastRowLastColumn="0"/>
              <w:rPr>
                <w:rFonts w:ascii="Avenir Next Condensed" w:hAnsi="Avenir Next Condensed"/>
                <w:sz w:val="28"/>
                <w:szCs w:val="28"/>
              </w:rPr>
            </w:pPr>
            <w:bookmarkStart w:id="3" w:name="_Int_UaqjmAQY"/>
            <w:r w:rsidRPr="1351BCD0">
              <w:rPr>
                <w:rFonts w:ascii="Avenir Next Condensed" w:hAnsi="Avenir Next Condensed"/>
                <w:sz w:val="28"/>
                <w:szCs w:val="28"/>
              </w:rPr>
              <w:t>Still</w:t>
            </w:r>
            <w:bookmarkEnd w:id="3"/>
            <w:r w:rsidRPr="1351BCD0">
              <w:rPr>
                <w:rFonts w:ascii="Avenir Next Condensed" w:hAnsi="Avenir Next Condensed"/>
                <w:sz w:val="28"/>
                <w:szCs w:val="28"/>
              </w:rPr>
              <w:t xml:space="preserve"> working on finding a suitable firewall for an added layer of protection for the information and </w:t>
            </w:r>
            <w:r w:rsidR="18247475" w:rsidRPr="1351BCD0">
              <w:rPr>
                <w:rFonts w:ascii="Avenir Next Condensed" w:hAnsi="Avenir Next Condensed"/>
                <w:sz w:val="28"/>
                <w:szCs w:val="28"/>
              </w:rPr>
              <w:t>Wi-Fi</w:t>
            </w:r>
            <w:r w:rsidRPr="1351BCD0">
              <w:rPr>
                <w:rFonts w:ascii="Avenir Next Condensed" w:hAnsi="Avenir Next Condensed"/>
                <w:sz w:val="28"/>
                <w:szCs w:val="28"/>
              </w:rPr>
              <w:t>.</w:t>
            </w:r>
          </w:p>
        </w:tc>
      </w:tr>
    </w:tbl>
    <w:p w14:paraId="75870B62" w14:textId="7FC71DA6" w:rsidR="5C51FF18" w:rsidRDefault="5C51FF18" w:rsidP="1351BCD0">
      <w:pPr>
        <w:tabs>
          <w:tab w:val="left" w:pos="8367"/>
        </w:tabs>
        <w:rPr>
          <w:rFonts w:ascii="Avenir Next Condensed" w:hAnsi="Avenir Next Condensed"/>
          <w:sz w:val="28"/>
          <w:szCs w:val="28"/>
        </w:rPr>
      </w:pPr>
      <w:r w:rsidRPr="1351BCD0">
        <w:rPr>
          <w:rFonts w:ascii="Avenir Next Condensed" w:hAnsi="Avenir Next Condensed"/>
          <w:sz w:val="28"/>
          <w:szCs w:val="28"/>
        </w:rPr>
        <w:t xml:space="preserve">   </w:t>
      </w:r>
    </w:p>
    <w:p w14:paraId="3BC35610" w14:textId="26BA5405" w:rsidR="1351BCD0" w:rsidRDefault="1351BCD0" w:rsidP="1351BCD0">
      <w:pPr>
        <w:tabs>
          <w:tab w:val="left" w:pos="8367"/>
        </w:tabs>
        <w:rPr>
          <w:rFonts w:ascii="Avenir Next Condensed" w:hAnsi="Avenir Next Condensed"/>
          <w:sz w:val="28"/>
          <w:szCs w:val="28"/>
        </w:rPr>
      </w:pPr>
    </w:p>
    <w:p w14:paraId="17B768E6" w14:textId="30FFF8D5"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w:t>
      </w:r>
    </w:p>
    <w:p w14:paraId="6A59BF1A" w14:textId="2FE13F82"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II. Resource Gaps:</w:t>
      </w:r>
    </w:p>
    <w:p w14:paraId="745E0833" w14:textId="3C90511E"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A. </w:t>
      </w:r>
      <w:r w:rsidRPr="0BBEABEC">
        <w:rPr>
          <w:rFonts w:ascii="Avenir Next Condensed" w:hAnsi="Avenir Next Condensed"/>
          <w:i/>
          <w:sz w:val="28"/>
          <w:szCs w:val="28"/>
        </w:rPr>
        <w:t>Resource Allocation and Utilization</w:t>
      </w:r>
      <w:r w:rsidRPr="2A10207D">
        <w:rPr>
          <w:rFonts w:ascii="Avenir Next Condensed" w:hAnsi="Avenir Next Condensed"/>
          <w:sz w:val="28"/>
          <w:szCs w:val="28"/>
        </w:rPr>
        <w:t>:</w:t>
      </w:r>
    </w:p>
    <w:p w14:paraId="1435EE41" w14:textId="56707DD0"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1. Allocation: Limited budget allocated for network security and maintenance.</w:t>
      </w:r>
    </w:p>
    <w:p w14:paraId="74EBFB89" w14:textId="0B9CC80C"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2. Utilization: Lack of dedicated IT staff to monitor and manage network security.</w:t>
      </w:r>
    </w:p>
    <w:p w14:paraId="4C1162DF" w14:textId="3888FAFF"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w:t>
      </w:r>
    </w:p>
    <w:p w14:paraId="7D796FA5" w14:textId="0BA8AB6A"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lastRenderedPageBreak/>
        <w:t xml:space="preserve">   B. </w:t>
      </w:r>
      <w:r w:rsidRPr="0BBEABEC">
        <w:rPr>
          <w:rFonts w:ascii="Avenir Next Condensed" w:hAnsi="Avenir Next Condensed"/>
          <w:i/>
          <w:sz w:val="28"/>
          <w:szCs w:val="28"/>
        </w:rPr>
        <w:t>Current Resource Availability:</w:t>
      </w:r>
    </w:p>
    <w:p w14:paraId="321343F8" w14:textId="78F471E6"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1. Limited budget for network security measures such as firewall, antivirus software, and regular updates.</w:t>
      </w:r>
    </w:p>
    <w:p w14:paraId="3F121D02" w14:textId="50CB0857"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2. Lack of IT staff to handle network security issues and perform regular maintenance tasks.</w:t>
      </w:r>
    </w:p>
    <w:p w14:paraId="7831F977" w14:textId="56D3079A"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w:t>
      </w:r>
    </w:p>
    <w:p w14:paraId="48394898" w14:textId="03A6BD4E"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C. </w:t>
      </w:r>
      <w:r w:rsidRPr="0BBEABEC">
        <w:rPr>
          <w:rFonts w:ascii="Avenir Next Condensed" w:hAnsi="Avenir Next Condensed"/>
          <w:i/>
          <w:sz w:val="28"/>
          <w:szCs w:val="28"/>
        </w:rPr>
        <w:t>Required Resource Levels</w:t>
      </w:r>
      <w:r w:rsidRPr="2A10207D">
        <w:rPr>
          <w:rFonts w:ascii="Avenir Next Condensed" w:hAnsi="Avenir Next Condensed"/>
          <w:sz w:val="28"/>
          <w:szCs w:val="28"/>
        </w:rPr>
        <w:t>:</w:t>
      </w:r>
    </w:p>
    <w:p w14:paraId="1C7201A0" w14:textId="389CBA8D"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1. Increased budget allocation for network security measures to ensure adequate protection against cyber threats through firewalls.</w:t>
      </w:r>
    </w:p>
    <w:p w14:paraId="2E6FE4DE" w14:textId="4AAD443E" w:rsidR="0DB82E94" w:rsidRDefault="0DB82E94" w:rsidP="2A10207D">
      <w:pPr>
        <w:tabs>
          <w:tab w:val="left" w:pos="8367"/>
        </w:tabs>
        <w:rPr>
          <w:rFonts w:ascii="Avenir Next Condensed" w:hAnsi="Avenir Next Condensed"/>
          <w:sz w:val="28"/>
          <w:szCs w:val="28"/>
        </w:rPr>
      </w:pPr>
      <w:r w:rsidRPr="2A10207D">
        <w:rPr>
          <w:rFonts w:ascii="Avenir Next Condensed" w:hAnsi="Avenir Next Condensed"/>
          <w:sz w:val="28"/>
          <w:szCs w:val="28"/>
        </w:rPr>
        <w:t xml:space="preserve">      2. Hiring or contracting dedicated IT staff or training current employees to monitor and manage network security and perform regular maintenance tasks.</w:t>
      </w:r>
    </w:p>
    <w:p w14:paraId="21145E19" w14:textId="77777777" w:rsidR="00D332BC" w:rsidRDefault="00D332BC" w:rsidP="1351BCD0">
      <w:pPr>
        <w:tabs>
          <w:tab w:val="left" w:pos="8367"/>
        </w:tabs>
        <w:rPr>
          <w:rFonts w:ascii="Avenir Next Condensed" w:hAnsi="Avenir Next Condensed"/>
          <w:b/>
          <w:bCs/>
          <w:sz w:val="28"/>
          <w:szCs w:val="28"/>
          <w:u w:val="single"/>
        </w:rPr>
      </w:pPr>
    </w:p>
    <w:p w14:paraId="6828E6F0" w14:textId="610BE9C7" w:rsidR="0DB82E94" w:rsidRDefault="5C51FF18" w:rsidP="1351BCD0">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t xml:space="preserve">SWOT </w:t>
      </w:r>
    </w:p>
    <w:p w14:paraId="3DEF24C4" w14:textId="19AD7D09" w:rsidR="2A10207D" w:rsidRDefault="25FBAFC0" w:rsidP="1351BCD0">
      <w:pPr>
        <w:tabs>
          <w:tab w:val="left" w:pos="8367"/>
        </w:tabs>
        <w:rPr>
          <w:rFonts w:ascii="Avenir Next Condensed" w:hAnsi="Avenir Next Condensed"/>
          <w:b/>
          <w:bCs/>
          <w:sz w:val="28"/>
          <w:szCs w:val="28"/>
          <w:u w:val="single"/>
        </w:rPr>
      </w:pPr>
      <w:r>
        <w:rPr>
          <w:noProof/>
        </w:rPr>
        <w:drawing>
          <wp:inline distT="0" distB="0" distL="0" distR="0" wp14:anchorId="3B4D1029" wp14:editId="186C0224">
            <wp:extent cx="5981700" cy="4486275"/>
            <wp:effectExtent l="0" t="0" r="0" b="0"/>
            <wp:docPr id="181577048" name="Picture 18157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81700" cy="4486275"/>
                    </a:xfrm>
                    <a:prstGeom prst="rect">
                      <a:avLst/>
                    </a:prstGeom>
                  </pic:spPr>
                </pic:pic>
              </a:graphicData>
            </a:graphic>
          </wp:inline>
        </w:drawing>
      </w:r>
    </w:p>
    <w:p w14:paraId="7B1E0875" w14:textId="41EF6215" w:rsidR="1351BCD0" w:rsidRDefault="1351BCD0" w:rsidP="1351BCD0">
      <w:pPr>
        <w:tabs>
          <w:tab w:val="left" w:pos="8367"/>
        </w:tabs>
        <w:rPr>
          <w:rFonts w:ascii="Avenir Next Condensed" w:hAnsi="Avenir Next Condensed"/>
          <w:b/>
          <w:bCs/>
          <w:sz w:val="28"/>
          <w:szCs w:val="28"/>
          <w:u w:val="single"/>
        </w:rPr>
      </w:pPr>
    </w:p>
    <w:p w14:paraId="656673B3" w14:textId="77777777" w:rsidR="00D332BC" w:rsidRDefault="00D332BC" w:rsidP="1351BCD0">
      <w:pPr>
        <w:tabs>
          <w:tab w:val="left" w:pos="8367"/>
        </w:tabs>
        <w:rPr>
          <w:rFonts w:ascii="Avenir Next Condensed" w:hAnsi="Avenir Next Condensed"/>
          <w:sz w:val="28"/>
          <w:szCs w:val="28"/>
          <w:u w:val="single"/>
        </w:rPr>
      </w:pPr>
    </w:p>
    <w:p w14:paraId="06A1E9A8" w14:textId="77777777" w:rsidR="00D332BC" w:rsidRDefault="00D332BC" w:rsidP="1351BCD0">
      <w:pPr>
        <w:tabs>
          <w:tab w:val="left" w:pos="8367"/>
        </w:tabs>
        <w:rPr>
          <w:rFonts w:ascii="Avenir Next Condensed" w:hAnsi="Avenir Next Condensed"/>
          <w:sz w:val="28"/>
          <w:szCs w:val="28"/>
          <w:u w:val="single"/>
        </w:rPr>
      </w:pPr>
    </w:p>
    <w:p w14:paraId="4C9E1473" w14:textId="256AA0A7" w:rsidR="2A10207D" w:rsidRPr="00D332BC" w:rsidRDefault="71C33658" w:rsidP="1351BCD0">
      <w:pPr>
        <w:tabs>
          <w:tab w:val="left" w:pos="8367"/>
        </w:tabs>
        <w:rPr>
          <w:rFonts w:ascii="Avenir Next Condensed" w:hAnsi="Avenir Next Condensed"/>
          <w:sz w:val="28"/>
          <w:szCs w:val="28"/>
          <w:u w:val="single"/>
        </w:rPr>
      </w:pPr>
      <w:r w:rsidRPr="00D332BC">
        <w:rPr>
          <w:rFonts w:ascii="Avenir Next Condensed" w:hAnsi="Avenir Next Condensed"/>
          <w:sz w:val="28"/>
          <w:szCs w:val="28"/>
          <w:u w:val="single"/>
        </w:rPr>
        <w:lastRenderedPageBreak/>
        <w:t>Disaster Recovery Plan</w:t>
      </w:r>
    </w:p>
    <w:p w14:paraId="0476E765" w14:textId="093A270E" w:rsidR="2A10207D" w:rsidRDefault="2A10207D" w:rsidP="2A10207D">
      <w:pPr>
        <w:tabs>
          <w:tab w:val="left" w:pos="8367"/>
        </w:tabs>
        <w:rPr>
          <w:rFonts w:ascii="Avenir Next Condensed" w:hAnsi="Avenir Next Condensed"/>
          <w:b/>
          <w:bCs/>
          <w:sz w:val="28"/>
          <w:szCs w:val="28"/>
          <w:u w:val="single"/>
        </w:rPr>
      </w:pPr>
    </w:p>
    <w:tbl>
      <w:tblPr>
        <w:tblStyle w:val="TableGrid"/>
        <w:tblW w:w="0" w:type="auto"/>
        <w:tblLayout w:type="fixed"/>
        <w:tblLook w:val="06A0" w:firstRow="1" w:lastRow="0" w:firstColumn="1" w:lastColumn="0" w:noHBand="1" w:noVBand="1"/>
      </w:tblPr>
      <w:tblGrid>
        <w:gridCol w:w="1890"/>
        <w:gridCol w:w="1890"/>
        <w:gridCol w:w="1635"/>
        <w:gridCol w:w="1470"/>
        <w:gridCol w:w="1245"/>
        <w:gridCol w:w="1333"/>
      </w:tblGrid>
      <w:tr w:rsidR="2A10207D" w14:paraId="17590F65" w14:textId="77777777" w:rsidTr="1351BCD0">
        <w:trPr>
          <w:trHeight w:val="1650"/>
        </w:trPr>
        <w:tc>
          <w:tcPr>
            <w:tcW w:w="1890" w:type="dxa"/>
          </w:tcPr>
          <w:p w14:paraId="4FE8188C" w14:textId="6E653964"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Critical System</w:t>
            </w:r>
          </w:p>
        </w:tc>
        <w:tc>
          <w:tcPr>
            <w:tcW w:w="1890" w:type="dxa"/>
          </w:tcPr>
          <w:p w14:paraId="28A63F2C" w14:textId="03B4732B"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Threat</w:t>
            </w:r>
          </w:p>
        </w:tc>
        <w:tc>
          <w:tcPr>
            <w:tcW w:w="1635" w:type="dxa"/>
          </w:tcPr>
          <w:p w14:paraId="4202ACFE" w14:textId="7B897420"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Response Strategy</w:t>
            </w:r>
          </w:p>
        </w:tc>
        <w:tc>
          <w:tcPr>
            <w:tcW w:w="1470" w:type="dxa"/>
          </w:tcPr>
          <w:p w14:paraId="67D7D89E" w14:textId="2C60630F"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Response Action Steps</w:t>
            </w:r>
          </w:p>
        </w:tc>
        <w:tc>
          <w:tcPr>
            <w:tcW w:w="1245" w:type="dxa"/>
          </w:tcPr>
          <w:p w14:paraId="2D1E3912" w14:textId="3BCB7419"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Recovery Strategy</w:t>
            </w:r>
          </w:p>
        </w:tc>
        <w:tc>
          <w:tcPr>
            <w:tcW w:w="1333" w:type="dxa"/>
          </w:tcPr>
          <w:p w14:paraId="74E7287C" w14:textId="382B3F43" w:rsidR="183D3513" w:rsidRDefault="183D3513" w:rsidP="2A10207D">
            <w:pPr>
              <w:rPr>
                <w:rFonts w:ascii="Times New Roman" w:eastAsia="Times New Roman" w:hAnsi="Times New Roman" w:cs="Times New Roman"/>
                <w:b/>
                <w:sz w:val="22"/>
                <w:szCs w:val="22"/>
                <w:u w:val="single"/>
              </w:rPr>
            </w:pPr>
            <w:r w:rsidRPr="6DC30479">
              <w:rPr>
                <w:rFonts w:ascii="Times New Roman" w:eastAsia="Times New Roman" w:hAnsi="Times New Roman" w:cs="Times New Roman"/>
                <w:b/>
                <w:sz w:val="22"/>
                <w:szCs w:val="22"/>
                <w:u w:val="single"/>
              </w:rPr>
              <w:t>Recovery Action Steps</w:t>
            </w:r>
          </w:p>
        </w:tc>
      </w:tr>
      <w:tr w:rsidR="2A10207D" w14:paraId="7E6289DD" w14:textId="77777777" w:rsidTr="1351BCD0">
        <w:trPr>
          <w:trHeight w:val="1815"/>
        </w:trPr>
        <w:tc>
          <w:tcPr>
            <w:tcW w:w="1890" w:type="dxa"/>
          </w:tcPr>
          <w:p w14:paraId="1AE22887" w14:textId="415178E1" w:rsidR="0C9FADF9" w:rsidRDefault="0C9FADF9" w:rsidP="2A10207D">
            <w:pPr>
              <w:rPr>
                <w:rFonts w:ascii="Avenir Next Condensed" w:hAnsi="Avenir Next Condensed"/>
                <w:sz w:val="18"/>
                <w:szCs w:val="18"/>
              </w:rPr>
            </w:pPr>
            <w:r w:rsidRPr="6DC30479">
              <w:rPr>
                <w:rFonts w:ascii="Avenir Next Condensed" w:hAnsi="Avenir Next Condensed"/>
                <w:sz w:val="20"/>
                <w:szCs w:val="20"/>
              </w:rPr>
              <w:t>Confidential Data</w:t>
            </w:r>
          </w:p>
        </w:tc>
        <w:tc>
          <w:tcPr>
            <w:tcW w:w="1890" w:type="dxa"/>
          </w:tcPr>
          <w:p w14:paraId="1B4E94EB" w14:textId="4E73A53E" w:rsidR="2A10207D" w:rsidRDefault="0C9FADF9" w:rsidP="2A10207D">
            <w:pPr>
              <w:rPr>
                <w:rFonts w:ascii="Avenir Next Condensed" w:hAnsi="Avenir Next Condensed"/>
                <w:sz w:val="20"/>
                <w:szCs w:val="20"/>
              </w:rPr>
            </w:pPr>
            <w:r w:rsidRPr="6DC30479">
              <w:rPr>
                <w:rFonts w:ascii="Avenir Next Condensed" w:hAnsi="Avenir Next Condensed"/>
                <w:sz w:val="20"/>
                <w:szCs w:val="20"/>
              </w:rPr>
              <w:t>Security threat to information</w:t>
            </w:r>
          </w:p>
        </w:tc>
        <w:tc>
          <w:tcPr>
            <w:tcW w:w="1635" w:type="dxa"/>
          </w:tcPr>
          <w:p w14:paraId="1BC3B735" w14:textId="30A049D3" w:rsidR="2A10207D" w:rsidRDefault="703379E8" w:rsidP="2A10207D">
            <w:pPr>
              <w:rPr>
                <w:rFonts w:ascii="Times New Roman" w:eastAsia="Times New Roman" w:hAnsi="Times New Roman" w:cs="Times New Roman"/>
                <w:sz w:val="20"/>
                <w:szCs w:val="20"/>
              </w:rPr>
            </w:pPr>
            <w:r w:rsidRPr="7524DA00">
              <w:rPr>
                <w:rFonts w:ascii="Times New Roman" w:eastAsia="Times New Roman" w:hAnsi="Times New Roman" w:cs="Times New Roman"/>
                <w:sz w:val="20"/>
                <w:szCs w:val="20"/>
              </w:rPr>
              <w:t xml:space="preserve">Make sure important </w:t>
            </w:r>
            <w:r w:rsidR="33E94C48" w:rsidRPr="7524DA00">
              <w:rPr>
                <w:rFonts w:ascii="Times New Roman" w:eastAsia="Times New Roman" w:hAnsi="Times New Roman" w:cs="Times New Roman"/>
                <w:sz w:val="20"/>
                <w:szCs w:val="20"/>
              </w:rPr>
              <w:t>information</w:t>
            </w:r>
            <w:r w:rsidRPr="7524DA00">
              <w:rPr>
                <w:rFonts w:ascii="Times New Roman" w:eastAsia="Times New Roman" w:hAnsi="Times New Roman" w:cs="Times New Roman"/>
                <w:sz w:val="20"/>
                <w:szCs w:val="20"/>
              </w:rPr>
              <w:t xml:space="preserve"> is highly secured using the previously implemented </w:t>
            </w:r>
            <w:r w:rsidR="12E8D6B7" w:rsidRPr="7524DA00">
              <w:rPr>
                <w:rFonts w:ascii="Times New Roman" w:eastAsia="Times New Roman" w:hAnsi="Times New Roman" w:cs="Times New Roman"/>
                <w:sz w:val="20"/>
                <w:szCs w:val="20"/>
              </w:rPr>
              <w:t>t</w:t>
            </w:r>
            <w:r w:rsidR="1205F842" w:rsidRPr="7524DA00">
              <w:rPr>
                <w:rFonts w:ascii="Times New Roman" w:eastAsia="Times New Roman" w:hAnsi="Times New Roman" w:cs="Times New Roman"/>
                <w:sz w:val="20"/>
                <w:szCs w:val="20"/>
              </w:rPr>
              <w:t>w</w:t>
            </w:r>
            <w:r w:rsidR="12E8D6B7" w:rsidRPr="7524DA00">
              <w:rPr>
                <w:rFonts w:ascii="Times New Roman" w:eastAsia="Times New Roman" w:hAnsi="Times New Roman" w:cs="Times New Roman"/>
                <w:sz w:val="20"/>
                <w:szCs w:val="20"/>
              </w:rPr>
              <w:t>o</w:t>
            </w:r>
            <w:r w:rsidRPr="7524DA00">
              <w:rPr>
                <w:rFonts w:ascii="Times New Roman" w:eastAsia="Times New Roman" w:hAnsi="Times New Roman" w:cs="Times New Roman"/>
                <w:sz w:val="20"/>
                <w:szCs w:val="20"/>
              </w:rPr>
              <w:t xml:space="preserve"> factor </w:t>
            </w:r>
            <w:r w:rsidR="12E8D6B7" w:rsidRPr="6B383682">
              <w:rPr>
                <w:rFonts w:ascii="Times New Roman" w:eastAsia="Times New Roman" w:hAnsi="Times New Roman" w:cs="Times New Roman"/>
                <w:sz w:val="20"/>
                <w:szCs w:val="20"/>
              </w:rPr>
              <w:t>auth</w:t>
            </w:r>
          </w:p>
        </w:tc>
        <w:tc>
          <w:tcPr>
            <w:tcW w:w="1470" w:type="dxa"/>
          </w:tcPr>
          <w:p w14:paraId="37CC3A6F" w14:textId="2BAF2DC8" w:rsidR="2A10207D" w:rsidRDefault="18CB9110" w:rsidP="2A10207D">
            <w:pPr>
              <w:rPr>
                <w:rFonts w:ascii="Avenir Next Condensed" w:hAnsi="Avenir Next Condensed"/>
                <w:b/>
                <w:bCs/>
                <w:sz w:val="28"/>
                <w:szCs w:val="28"/>
                <w:u w:val="single"/>
              </w:rPr>
            </w:pPr>
            <w:r w:rsidRPr="75DB2DE8">
              <w:rPr>
                <w:rFonts w:ascii="Avenir Next Condensed" w:hAnsi="Avenir Next Condensed"/>
                <w:sz w:val="28"/>
                <w:szCs w:val="28"/>
              </w:rPr>
              <w:t>Make sure important data is always password protected</w:t>
            </w:r>
          </w:p>
        </w:tc>
        <w:tc>
          <w:tcPr>
            <w:tcW w:w="1245" w:type="dxa"/>
          </w:tcPr>
          <w:p w14:paraId="12AADA7E" w14:textId="57EB123E" w:rsidR="2A10207D" w:rsidRDefault="2A10207D" w:rsidP="2A10207D">
            <w:pPr>
              <w:rPr>
                <w:rFonts w:ascii="Avenir Next Condensed" w:hAnsi="Avenir Next Condensed"/>
                <w:b/>
                <w:bCs/>
                <w:sz w:val="28"/>
                <w:szCs w:val="28"/>
                <w:u w:val="single"/>
              </w:rPr>
            </w:pPr>
          </w:p>
        </w:tc>
        <w:tc>
          <w:tcPr>
            <w:tcW w:w="1333" w:type="dxa"/>
          </w:tcPr>
          <w:p w14:paraId="3D147831" w14:textId="57EB123E" w:rsidR="2A10207D" w:rsidRDefault="2A10207D" w:rsidP="2A10207D">
            <w:pPr>
              <w:rPr>
                <w:rFonts w:ascii="Avenir Next Condensed" w:hAnsi="Avenir Next Condensed"/>
                <w:b/>
                <w:bCs/>
                <w:sz w:val="28"/>
                <w:szCs w:val="28"/>
                <w:u w:val="single"/>
              </w:rPr>
            </w:pPr>
          </w:p>
        </w:tc>
      </w:tr>
      <w:tr w:rsidR="2A10207D" w14:paraId="5CC296EF" w14:textId="77777777" w:rsidTr="1351BCD0">
        <w:trPr>
          <w:trHeight w:val="1350"/>
        </w:trPr>
        <w:tc>
          <w:tcPr>
            <w:tcW w:w="1890" w:type="dxa"/>
          </w:tcPr>
          <w:p w14:paraId="2D294259" w14:textId="2067431A" w:rsidR="2A10207D" w:rsidRDefault="0C9FADF9" w:rsidP="2A10207D">
            <w:pPr>
              <w:rPr>
                <w:rFonts w:ascii="Avenir Next Condensed" w:hAnsi="Avenir Next Condensed"/>
                <w:sz w:val="18"/>
                <w:szCs w:val="18"/>
              </w:rPr>
            </w:pPr>
            <w:r w:rsidRPr="6DC30479">
              <w:rPr>
                <w:rFonts w:ascii="Avenir Next Condensed" w:hAnsi="Avenir Next Condensed"/>
                <w:sz w:val="20"/>
                <w:szCs w:val="20"/>
              </w:rPr>
              <w:t>Outdated Technology</w:t>
            </w:r>
          </w:p>
        </w:tc>
        <w:tc>
          <w:tcPr>
            <w:tcW w:w="1890" w:type="dxa"/>
          </w:tcPr>
          <w:p w14:paraId="12AAEB7F" w14:textId="4A8CF7B6" w:rsidR="2A10207D" w:rsidRDefault="0C9FADF9" w:rsidP="2A10207D">
            <w:pPr>
              <w:rPr>
                <w:rFonts w:ascii="Avenir Next Condensed" w:hAnsi="Avenir Next Condensed"/>
                <w:sz w:val="20"/>
                <w:szCs w:val="20"/>
              </w:rPr>
            </w:pPr>
            <w:r w:rsidRPr="6DC30479">
              <w:rPr>
                <w:rFonts w:ascii="Avenir Next Condensed" w:hAnsi="Avenir Next Condensed"/>
                <w:sz w:val="20"/>
                <w:szCs w:val="20"/>
              </w:rPr>
              <w:t>Out of date systems</w:t>
            </w:r>
          </w:p>
        </w:tc>
        <w:tc>
          <w:tcPr>
            <w:tcW w:w="1635" w:type="dxa"/>
          </w:tcPr>
          <w:p w14:paraId="5072F4E0" w14:textId="7FA01260" w:rsidR="2A10207D" w:rsidRDefault="530AA688" w:rsidP="2A10207D">
            <w:pPr>
              <w:rPr>
                <w:rFonts w:ascii="Times New Roman" w:eastAsia="Times New Roman" w:hAnsi="Times New Roman" w:cs="Times New Roman"/>
                <w:sz w:val="20"/>
                <w:szCs w:val="20"/>
              </w:rPr>
            </w:pPr>
            <w:r w:rsidRPr="7524DA00">
              <w:rPr>
                <w:rFonts w:ascii="Times New Roman" w:eastAsia="Times New Roman" w:hAnsi="Times New Roman" w:cs="Times New Roman"/>
                <w:sz w:val="20"/>
                <w:szCs w:val="20"/>
              </w:rPr>
              <w:t>Buy up to date technology if the latter can no longer hold the information needed securely.</w:t>
            </w:r>
          </w:p>
        </w:tc>
        <w:tc>
          <w:tcPr>
            <w:tcW w:w="1470" w:type="dxa"/>
          </w:tcPr>
          <w:p w14:paraId="6B90C052" w14:textId="57EB123E" w:rsidR="2A10207D" w:rsidRDefault="2A10207D" w:rsidP="2A10207D">
            <w:pPr>
              <w:rPr>
                <w:rFonts w:ascii="Avenir Next Condensed" w:hAnsi="Avenir Next Condensed"/>
                <w:b/>
                <w:bCs/>
                <w:sz w:val="28"/>
                <w:szCs w:val="28"/>
                <w:u w:val="single"/>
              </w:rPr>
            </w:pPr>
          </w:p>
        </w:tc>
        <w:tc>
          <w:tcPr>
            <w:tcW w:w="1245" w:type="dxa"/>
          </w:tcPr>
          <w:p w14:paraId="0645F47C" w14:textId="57EB123E" w:rsidR="2A10207D" w:rsidRDefault="2A10207D" w:rsidP="2A10207D">
            <w:pPr>
              <w:rPr>
                <w:rFonts w:ascii="Avenir Next Condensed" w:hAnsi="Avenir Next Condensed"/>
                <w:b/>
                <w:bCs/>
                <w:sz w:val="28"/>
                <w:szCs w:val="28"/>
                <w:u w:val="single"/>
              </w:rPr>
            </w:pPr>
          </w:p>
        </w:tc>
        <w:tc>
          <w:tcPr>
            <w:tcW w:w="1333" w:type="dxa"/>
          </w:tcPr>
          <w:p w14:paraId="59CA6F68" w14:textId="57EB123E" w:rsidR="2A10207D" w:rsidRDefault="2A10207D" w:rsidP="2A10207D">
            <w:pPr>
              <w:rPr>
                <w:rFonts w:ascii="Avenir Next Condensed" w:hAnsi="Avenir Next Condensed"/>
                <w:b/>
                <w:bCs/>
                <w:sz w:val="28"/>
                <w:szCs w:val="28"/>
                <w:u w:val="single"/>
              </w:rPr>
            </w:pPr>
          </w:p>
        </w:tc>
      </w:tr>
    </w:tbl>
    <w:p w14:paraId="27602182" w14:textId="580653D9" w:rsidR="1C799DB5" w:rsidRDefault="4DC57433" w:rsidP="00D332BC">
      <w:pPr>
        <w:tabs>
          <w:tab w:val="left" w:pos="8367"/>
        </w:tabs>
        <w:rPr>
          <w:rFonts w:ascii="Avenir Next Condensed" w:hAnsi="Avenir Next Condensed"/>
          <w:sz w:val="28"/>
          <w:szCs w:val="28"/>
        </w:rPr>
      </w:pPr>
      <w:r w:rsidRPr="1351BCD0">
        <w:rPr>
          <w:rFonts w:ascii="Avenir Next Condensed" w:hAnsi="Avenir Next Condensed"/>
          <w:sz w:val="28"/>
          <w:szCs w:val="28"/>
        </w:rPr>
        <w:t xml:space="preserve"> </w:t>
      </w:r>
    </w:p>
    <w:p w14:paraId="2D9C23EB" w14:textId="5EE9A117" w:rsidR="1351BCD0" w:rsidRDefault="1351BCD0" w:rsidP="1351BCD0">
      <w:pPr>
        <w:tabs>
          <w:tab w:val="left" w:pos="8367"/>
        </w:tabs>
        <w:rPr>
          <w:rFonts w:ascii="Avenir Next Condensed" w:hAnsi="Avenir Next Condensed"/>
          <w:sz w:val="28"/>
          <w:szCs w:val="28"/>
          <w:u w:val="single"/>
        </w:rPr>
      </w:pPr>
    </w:p>
    <w:p w14:paraId="0A24A79B" w14:textId="0B28929A" w:rsidR="42338B52" w:rsidRDefault="44D2293A" w:rsidP="1351BCD0">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t>Cybersecurity Plan:</w:t>
      </w:r>
    </w:p>
    <w:p w14:paraId="3987947C" w14:textId="3DABEF83" w:rsidR="4A419310" w:rsidRDefault="44D2293A" w:rsidP="7524DA00">
      <w:pPr>
        <w:tabs>
          <w:tab w:val="left" w:pos="8367"/>
        </w:tabs>
        <w:ind w:firstLine="720"/>
        <w:rPr>
          <w:rFonts w:ascii="Avenir Next Condensed" w:hAnsi="Avenir Next Condensed"/>
          <w:sz w:val="28"/>
          <w:szCs w:val="28"/>
        </w:rPr>
      </w:pPr>
      <w:r w:rsidRPr="1351BCD0">
        <w:rPr>
          <w:rFonts w:ascii="Avenir Next Condensed" w:hAnsi="Avenir Next Condensed"/>
          <w:sz w:val="28"/>
          <w:szCs w:val="28"/>
        </w:rPr>
        <w:t xml:space="preserve">In the event of a breach of Wildflower Florist network, we advised her to think proactively on ways to protect her </w:t>
      </w:r>
      <w:proofErr w:type="gramStart"/>
      <w:r w:rsidRPr="1351BCD0">
        <w:rPr>
          <w:rFonts w:ascii="Avenir Next Condensed" w:hAnsi="Avenir Next Condensed"/>
          <w:sz w:val="28"/>
          <w:szCs w:val="28"/>
        </w:rPr>
        <w:t>companies</w:t>
      </w:r>
      <w:proofErr w:type="gramEnd"/>
      <w:r w:rsidRPr="1351BCD0">
        <w:rPr>
          <w:rFonts w:ascii="Avenir Next Condensed" w:hAnsi="Avenir Next Condensed"/>
          <w:sz w:val="28"/>
          <w:szCs w:val="28"/>
        </w:rPr>
        <w:t xml:space="preserve"> sensitive information by implementing dat</w:t>
      </w:r>
      <w:r w:rsidR="6796AB0D" w:rsidRPr="1351BCD0">
        <w:rPr>
          <w:rFonts w:ascii="Avenir Next Condensed" w:hAnsi="Avenir Next Condensed"/>
          <w:sz w:val="28"/>
          <w:szCs w:val="28"/>
        </w:rPr>
        <w:t xml:space="preserve">a encryption to make the data unreadable to anyone who is unauthorized to view that information. </w:t>
      </w:r>
    </w:p>
    <w:p w14:paraId="46CC99F0" w14:textId="483EA239" w:rsidR="00A37095" w:rsidRDefault="00A37095" w:rsidP="00C94273">
      <w:pPr>
        <w:tabs>
          <w:tab w:val="left" w:pos="8367"/>
        </w:tabs>
        <w:rPr>
          <w:rFonts w:ascii="Avenir Next Condensed" w:hAnsi="Avenir Next Condensed"/>
          <w:sz w:val="28"/>
          <w:szCs w:val="28"/>
          <w:u w:val="single"/>
        </w:rPr>
      </w:pPr>
    </w:p>
    <w:p w14:paraId="287ECE88" w14:textId="1D091006" w:rsidR="00C94273" w:rsidRDefault="00C94273" w:rsidP="00C94273">
      <w:pPr>
        <w:tabs>
          <w:tab w:val="left" w:pos="8367"/>
        </w:tabs>
        <w:rPr>
          <w:rFonts w:ascii="Avenir Next Condensed" w:hAnsi="Avenir Next Condensed"/>
          <w:sz w:val="28"/>
          <w:szCs w:val="28"/>
          <w:u w:val="single"/>
        </w:rPr>
      </w:pPr>
      <w:r w:rsidRPr="00C94273">
        <w:rPr>
          <w:rFonts w:ascii="Avenir Next Condensed" w:hAnsi="Avenir Next Condensed"/>
          <w:sz w:val="28"/>
          <w:szCs w:val="28"/>
          <w:u w:val="single"/>
        </w:rPr>
        <w:t>Migration Planning</w:t>
      </w:r>
    </w:p>
    <w:p w14:paraId="5169C10F" w14:textId="08642F7C" w:rsidR="00C94273" w:rsidRDefault="00C94273" w:rsidP="00C94273">
      <w:pPr>
        <w:tabs>
          <w:tab w:val="left" w:pos="8367"/>
        </w:tabs>
        <w:rPr>
          <w:rFonts w:ascii="Avenir Next Condensed" w:hAnsi="Avenir Next Condensed"/>
          <w:sz w:val="28"/>
          <w:szCs w:val="28"/>
        </w:rPr>
      </w:pPr>
      <w:r>
        <w:rPr>
          <w:rFonts w:ascii="Avenir Next Condensed" w:hAnsi="Avenir Next Condensed"/>
          <w:sz w:val="28"/>
          <w:szCs w:val="28"/>
        </w:rPr>
        <w:t xml:space="preserve">           Wildflower Florist LLC is embarking on a migration project to enhance its IT infrastructure and improve network security. This migration will involve upgrading software, implementing new security measures, and ensuring minimal disruption to business operations. This following migration plan outlines the steps, timelines, and diagrams for a successful transition.</w:t>
      </w:r>
    </w:p>
    <w:p w14:paraId="5182883C" w14:textId="24327EFC" w:rsidR="00C94273" w:rsidRDefault="00C94273" w:rsidP="00C94273">
      <w:pPr>
        <w:tabs>
          <w:tab w:val="left" w:pos="8367"/>
        </w:tabs>
        <w:rPr>
          <w:rFonts w:ascii="Avenir Next Condensed" w:hAnsi="Avenir Next Condensed"/>
          <w:sz w:val="28"/>
          <w:szCs w:val="28"/>
        </w:rPr>
      </w:pPr>
    </w:p>
    <w:p w14:paraId="043F74C6" w14:textId="4DBC75A0" w:rsidR="00C94273" w:rsidRDefault="00C94273" w:rsidP="00C94273">
      <w:pPr>
        <w:tabs>
          <w:tab w:val="left" w:pos="8367"/>
        </w:tabs>
        <w:rPr>
          <w:rFonts w:ascii="Avenir Next Condensed" w:hAnsi="Avenir Next Condensed"/>
          <w:sz w:val="28"/>
          <w:szCs w:val="28"/>
          <w:u w:val="single"/>
        </w:rPr>
      </w:pPr>
      <w:r>
        <w:rPr>
          <w:rFonts w:ascii="Avenir Next Condensed" w:hAnsi="Avenir Next Condensed"/>
          <w:sz w:val="28"/>
          <w:szCs w:val="28"/>
          <w:u w:val="single"/>
        </w:rPr>
        <w:t>Objective</w:t>
      </w:r>
    </w:p>
    <w:p w14:paraId="4C392C62" w14:textId="1D143F6F" w:rsidR="00C94273" w:rsidRDefault="00C94273"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t>Upgrade software and hardware components to improve network security and efficiency.</w:t>
      </w:r>
    </w:p>
    <w:p w14:paraId="15CC8845" w14:textId="382DED3E" w:rsidR="00C94273" w:rsidRDefault="00AB0357"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t>Implement robust security measures to safeguard sensitive business and customer information.</w:t>
      </w:r>
    </w:p>
    <w:p w14:paraId="7925A96E" w14:textId="4AE61450" w:rsidR="00AB0357" w:rsidRDefault="00AB0357"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lastRenderedPageBreak/>
        <w:t>Minimize downtime and disruption to business operations during the migration process.</w:t>
      </w:r>
    </w:p>
    <w:p w14:paraId="67FB68A3" w14:textId="50D6FFF1" w:rsidR="00AB0357" w:rsidRDefault="00AB0357" w:rsidP="00C94273">
      <w:pPr>
        <w:pStyle w:val="ListParagraph"/>
        <w:numPr>
          <w:ilvl w:val="0"/>
          <w:numId w:val="7"/>
        </w:numPr>
        <w:tabs>
          <w:tab w:val="left" w:pos="8367"/>
        </w:tabs>
        <w:rPr>
          <w:rFonts w:ascii="Avenir Next Condensed" w:hAnsi="Avenir Next Condensed"/>
          <w:sz w:val="28"/>
          <w:szCs w:val="28"/>
        </w:rPr>
      </w:pPr>
      <w:r>
        <w:rPr>
          <w:rFonts w:ascii="Avenir Next Condensed" w:hAnsi="Avenir Next Condensed"/>
          <w:sz w:val="28"/>
          <w:szCs w:val="28"/>
        </w:rPr>
        <w:t>Ensure compliance with relevant regulations and standards, including data protections laws.</w:t>
      </w:r>
    </w:p>
    <w:p w14:paraId="27EBD16A" w14:textId="53E923FC" w:rsidR="00A37095" w:rsidRDefault="00A37095" w:rsidP="00A37095">
      <w:pPr>
        <w:tabs>
          <w:tab w:val="left" w:pos="8367"/>
        </w:tabs>
        <w:rPr>
          <w:rFonts w:ascii="Avenir Next Condensed" w:hAnsi="Avenir Next Condensed"/>
          <w:sz w:val="28"/>
          <w:szCs w:val="28"/>
        </w:rPr>
      </w:pPr>
    </w:p>
    <w:p w14:paraId="2DCFF0B4" w14:textId="082E5C33" w:rsidR="00A37095" w:rsidRDefault="00A37095" w:rsidP="00A37095">
      <w:pPr>
        <w:tabs>
          <w:tab w:val="left" w:pos="8367"/>
        </w:tabs>
        <w:rPr>
          <w:rFonts w:ascii="Avenir Next Condensed" w:hAnsi="Avenir Next Condensed"/>
          <w:sz w:val="28"/>
          <w:szCs w:val="28"/>
          <w:u w:val="single"/>
        </w:rPr>
      </w:pPr>
      <w:r>
        <w:rPr>
          <w:rFonts w:ascii="Avenir Next Condensed" w:hAnsi="Avenir Next Condensed"/>
          <w:sz w:val="28"/>
          <w:szCs w:val="28"/>
          <w:u w:val="single"/>
        </w:rPr>
        <w:t>Plan</w:t>
      </w:r>
    </w:p>
    <w:p w14:paraId="622E1546" w14:textId="74F7E1C1" w:rsidR="00A37095" w:rsidRDefault="00A37095" w:rsidP="00A37095">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Assessment Phase (Week 1-2)</w:t>
      </w:r>
    </w:p>
    <w:p w14:paraId="3666D72E" w14:textId="14DD4F34"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Conduct a comprehensive assessment of existing IT infrastructure, software, and security measures.</w:t>
      </w:r>
    </w:p>
    <w:p w14:paraId="1AC76F6E" w14:textId="7DB3D8DB"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Identify current vulnerabilities, risks, and areas for improvement.</w:t>
      </w:r>
    </w:p>
    <w:p w14:paraId="750E9697" w14:textId="46EAB71E" w:rsidR="00A37095" w:rsidRDefault="017E3E2B" w:rsidP="00A37095">
      <w:pPr>
        <w:pStyle w:val="ListParagraph"/>
        <w:numPr>
          <w:ilvl w:val="1"/>
          <w:numId w:val="8"/>
        </w:numPr>
        <w:tabs>
          <w:tab w:val="left" w:pos="8367"/>
        </w:tabs>
        <w:rPr>
          <w:rFonts w:ascii="Avenir Next Condensed" w:hAnsi="Avenir Next Condensed"/>
          <w:sz w:val="28"/>
          <w:szCs w:val="28"/>
        </w:rPr>
      </w:pPr>
      <w:r w:rsidRPr="1351BCD0">
        <w:rPr>
          <w:rFonts w:ascii="Avenir Next Condensed" w:hAnsi="Avenir Next Condensed"/>
          <w:sz w:val="28"/>
          <w:szCs w:val="28"/>
        </w:rPr>
        <w:t>Develop migration goals, objectives, and success criteria.</w:t>
      </w:r>
    </w:p>
    <w:p w14:paraId="35FF5DBE" w14:textId="2B491068" w:rsidR="00A37095" w:rsidRDefault="00A37095" w:rsidP="00A37095">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Planning Phase (Week 3-4)</w:t>
      </w:r>
    </w:p>
    <w:p w14:paraId="53F6382B" w14:textId="3290FC8C"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Develop a detailed migration plan outlining tasks, responsibilities, and timelines</w:t>
      </w:r>
    </w:p>
    <w:p w14:paraId="767369BD" w14:textId="1A964DF0"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Procure necessary hardware, software licenses, and security tools.</w:t>
      </w:r>
    </w:p>
    <w:p w14:paraId="411BAED4" w14:textId="2436D4EF" w:rsidR="00A37095" w:rsidRDefault="00A37095" w:rsidP="00A37095">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 xml:space="preserve">Define roles and responsibilities for team members involved in the migration process. </w:t>
      </w:r>
    </w:p>
    <w:p w14:paraId="0F7E05E7" w14:textId="677D5CC8" w:rsidR="00164FF0" w:rsidRDefault="00164FF0" w:rsidP="00164FF0">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Preparation Phase (Week 5-6)</w:t>
      </w:r>
    </w:p>
    <w:p w14:paraId="4CAE37B3" w14:textId="4E5AC834"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Backup all critical data and systems to ensure data integrity and continuity.</w:t>
      </w:r>
    </w:p>
    <w:p w14:paraId="44235CCA" w14:textId="27002705"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Conduct employee training sessions on new software, security protocols, and best practices.</w:t>
      </w:r>
    </w:p>
    <w:p w14:paraId="47C4BD91" w14:textId="2FEDEFCE"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Perform system tests and simulations to identify and resolve potential issues.</w:t>
      </w:r>
    </w:p>
    <w:p w14:paraId="0FBF6A03" w14:textId="2D28DFFF" w:rsidR="00164FF0" w:rsidRDefault="00164FF0" w:rsidP="00164FF0">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Execution Phase (Week 7-10)</w:t>
      </w:r>
    </w:p>
    <w:p w14:paraId="121114A7" w14:textId="6D2B6225"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Install and configure new hardware, software, and security measures according to the migration plan.</w:t>
      </w:r>
    </w:p>
    <w:p w14:paraId="0D3BC4B6" w14:textId="16569900"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Migrate data and applications to the new infrastructure while ensuring minimal disruption to business operations.</w:t>
      </w:r>
    </w:p>
    <w:p w14:paraId="73ED6336" w14:textId="2F5A4177" w:rsidR="00164FF0" w:rsidRDefault="00164FF0" w:rsidP="00164FF0">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Monitor the migratio</w:t>
      </w:r>
      <w:r w:rsidR="00D41A5B">
        <w:rPr>
          <w:rFonts w:ascii="Avenir Next Condensed" w:hAnsi="Avenir Next Condensed"/>
          <w:sz w:val="28"/>
          <w:szCs w:val="28"/>
        </w:rPr>
        <w:t>n progress and address any issues or concerns in real-time.</w:t>
      </w:r>
    </w:p>
    <w:p w14:paraId="4A284200" w14:textId="05FF0D63" w:rsidR="00D41A5B" w:rsidRDefault="00D41A5B" w:rsidP="00D41A5B">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t>Validation Phase (Week 11-12)</w:t>
      </w:r>
    </w:p>
    <w:p w14:paraId="569A2B2F" w14:textId="7DBEB1AE"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Conduct thorough testing and validation of the migrated systems to ensure functionality and security.</w:t>
      </w:r>
    </w:p>
    <w:p w14:paraId="4E810575" w14:textId="17CFD2DF"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Verify data integrity and accessibility across all applications and devices.</w:t>
      </w:r>
    </w:p>
    <w:p w14:paraId="6201E98E" w14:textId="0DFE45D0"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Obtain feedback from users and stakeholders to identify any remaining issues or areas for improvement.</w:t>
      </w:r>
    </w:p>
    <w:p w14:paraId="01DC0245" w14:textId="62DBB1F2" w:rsidR="00D41A5B" w:rsidRDefault="00D41A5B" w:rsidP="00D41A5B">
      <w:pPr>
        <w:pStyle w:val="ListParagraph"/>
        <w:numPr>
          <w:ilvl w:val="0"/>
          <w:numId w:val="8"/>
        </w:numPr>
        <w:tabs>
          <w:tab w:val="left" w:pos="8367"/>
        </w:tabs>
        <w:rPr>
          <w:rFonts w:ascii="Avenir Next Condensed" w:hAnsi="Avenir Next Condensed"/>
          <w:sz w:val="28"/>
          <w:szCs w:val="28"/>
        </w:rPr>
      </w:pPr>
      <w:r>
        <w:rPr>
          <w:rFonts w:ascii="Avenir Next Condensed" w:hAnsi="Avenir Next Condensed"/>
          <w:sz w:val="28"/>
          <w:szCs w:val="28"/>
        </w:rPr>
        <w:lastRenderedPageBreak/>
        <w:t>Transition Phase (Week 13)</w:t>
      </w:r>
    </w:p>
    <w:p w14:paraId="43D9AC01" w14:textId="055A00D5"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Finalize the migration process and officially transition to the new IT infrastructure.</w:t>
      </w:r>
    </w:p>
    <w:p w14:paraId="1ECEDA85" w14:textId="4217534B"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Update documentation, user manuals, and standard operating procedures to reflect the changes.</w:t>
      </w:r>
    </w:p>
    <w:p w14:paraId="408498B6" w14:textId="3D0D42F5" w:rsidR="00D41A5B" w:rsidRDefault="00D41A5B" w:rsidP="00D41A5B">
      <w:pPr>
        <w:pStyle w:val="ListParagraph"/>
        <w:numPr>
          <w:ilvl w:val="1"/>
          <w:numId w:val="8"/>
        </w:numPr>
        <w:tabs>
          <w:tab w:val="left" w:pos="8367"/>
        </w:tabs>
        <w:rPr>
          <w:rFonts w:ascii="Avenir Next Condensed" w:hAnsi="Avenir Next Condensed"/>
          <w:sz w:val="28"/>
          <w:szCs w:val="28"/>
        </w:rPr>
      </w:pPr>
      <w:r>
        <w:rPr>
          <w:rFonts w:ascii="Avenir Next Condensed" w:hAnsi="Avenir Next Condensed"/>
          <w:sz w:val="28"/>
          <w:szCs w:val="28"/>
        </w:rPr>
        <w:t>Conduct a post-implementation review to assess the success of the migration and identify lessons learned.</w:t>
      </w:r>
    </w:p>
    <w:p w14:paraId="5F3C51AD" w14:textId="77777777" w:rsidR="009F0849" w:rsidRDefault="009F0849" w:rsidP="009F0849">
      <w:pPr>
        <w:tabs>
          <w:tab w:val="left" w:pos="8367"/>
        </w:tabs>
        <w:rPr>
          <w:rFonts w:ascii="Avenir Next Condensed" w:hAnsi="Avenir Next Condensed"/>
          <w:sz w:val="28"/>
          <w:szCs w:val="28"/>
        </w:rPr>
      </w:pPr>
    </w:p>
    <w:p w14:paraId="7B4ECC83" w14:textId="7DDD22C4" w:rsidR="1351BCD0" w:rsidRDefault="1351BCD0" w:rsidP="1351BCD0">
      <w:pPr>
        <w:tabs>
          <w:tab w:val="left" w:pos="8367"/>
        </w:tabs>
        <w:rPr>
          <w:rFonts w:ascii="Avenir Next Condensed" w:hAnsi="Avenir Next Condensed"/>
          <w:sz w:val="28"/>
          <w:szCs w:val="28"/>
          <w:u w:val="single"/>
        </w:rPr>
      </w:pPr>
    </w:p>
    <w:p w14:paraId="0A82C3C9" w14:textId="7D550637" w:rsidR="1351BCD0" w:rsidRDefault="1351BCD0" w:rsidP="1351BCD0">
      <w:pPr>
        <w:tabs>
          <w:tab w:val="left" w:pos="8367"/>
        </w:tabs>
        <w:rPr>
          <w:rFonts w:ascii="Avenir Next Condensed" w:hAnsi="Avenir Next Condensed"/>
          <w:sz w:val="28"/>
          <w:szCs w:val="28"/>
          <w:u w:val="single"/>
        </w:rPr>
      </w:pPr>
    </w:p>
    <w:p w14:paraId="5A2BEB68" w14:textId="4468F24C" w:rsidR="009F0849" w:rsidRDefault="009F0849" w:rsidP="009F0849">
      <w:pPr>
        <w:tabs>
          <w:tab w:val="left" w:pos="8367"/>
        </w:tabs>
        <w:rPr>
          <w:rFonts w:ascii="Avenir Next Condensed" w:hAnsi="Avenir Next Condensed"/>
          <w:sz w:val="28"/>
          <w:szCs w:val="28"/>
          <w:u w:val="single"/>
        </w:rPr>
      </w:pPr>
      <w:r>
        <w:rPr>
          <w:rFonts w:ascii="Avenir Next Condensed" w:hAnsi="Avenir Next Condensed"/>
          <w:sz w:val="28"/>
          <w:szCs w:val="28"/>
          <w:u w:val="single"/>
        </w:rPr>
        <w:t>Conclusion</w:t>
      </w:r>
    </w:p>
    <w:p w14:paraId="0AD15A7A" w14:textId="2AD723C6" w:rsidR="009F0849" w:rsidRPr="009F0849" w:rsidRDefault="009F0849" w:rsidP="009F0849">
      <w:pPr>
        <w:tabs>
          <w:tab w:val="left" w:pos="8367"/>
        </w:tabs>
        <w:rPr>
          <w:rFonts w:ascii="Avenir Next Condensed" w:hAnsi="Avenir Next Condensed"/>
          <w:sz w:val="28"/>
          <w:szCs w:val="28"/>
        </w:rPr>
      </w:pPr>
      <w:r>
        <w:rPr>
          <w:rFonts w:ascii="Avenir Next Condensed" w:hAnsi="Avenir Next Condensed"/>
          <w:sz w:val="28"/>
          <w:szCs w:val="28"/>
        </w:rPr>
        <w:t xml:space="preserve">      By following this migration plan, Wildflower Florist LLC can successfully upgrade its IT infrastructure, enhance network security, and ensure minimal disruption to business operations. With careful planning, thorough preparation, and effective execution, the migrating process will position the company for improved efficiency, compliance, and resilience in the ever-evolving digital landscape.</w:t>
      </w:r>
    </w:p>
    <w:p w14:paraId="14CBE91C" w14:textId="034F75BC" w:rsidR="6DC30479" w:rsidRDefault="6DC30479" w:rsidP="6DC30479">
      <w:pPr>
        <w:tabs>
          <w:tab w:val="left" w:pos="8367"/>
        </w:tabs>
        <w:rPr>
          <w:rFonts w:ascii="Avenir Next Condensed" w:hAnsi="Avenir Next Condensed"/>
          <w:sz w:val="28"/>
          <w:szCs w:val="28"/>
        </w:rPr>
      </w:pPr>
    </w:p>
    <w:p w14:paraId="1945D5C9" w14:textId="0BAB2B6F" w:rsidR="1CB6A581" w:rsidRDefault="1CB6A581" w:rsidP="6DC30479">
      <w:pPr>
        <w:tabs>
          <w:tab w:val="left" w:pos="8367"/>
        </w:tabs>
        <w:rPr>
          <w:rFonts w:ascii="Avenir Next Condensed" w:hAnsi="Avenir Next Condensed"/>
          <w:sz w:val="28"/>
          <w:szCs w:val="28"/>
          <w:u w:val="single"/>
        </w:rPr>
      </w:pPr>
      <w:r w:rsidRPr="0BBEABEC">
        <w:rPr>
          <w:rFonts w:ascii="Avenir Next Condensed" w:hAnsi="Avenir Next Condensed"/>
          <w:sz w:val="28"/>
          <w:szCs w:val="28"/>
          <w:u w:val="single"/>
        </w:rPr>
        <w:t>Network Security:</w:t>
      </w:r>
    </w:p>
    <w:p w14:paraId="091AEF0B" w14:textId="10742A58" w:rsidR="00990494" w:rsidRPr="00990494" w:rsidRDefault="1CB6A581" w:rsidP="7031AA23">
      <w:pPr>
        <w:tabs>
          <w:tab w:val="left" w:pos="8367"/>
        </w:tabs>
        <w:rPr>
          <w:rFonts w:ascii="Avenir Next Condensed" w:hAnsi="Avenir Next Condensed"/>
          <w:sz w:val="28"/>
          <w:szCs w:val="28"/>
        </w:rPr>
      </w:pPr>
      <w:r w:rsidRPr="3F906E45">
        <w:rPr>
          <w:rFonts w:ascii="Avenir Next Condensed" w:hAnsi="Avenir Next Condensed"/>
          <w:sz w:val="28"/>
          <w:szCs w:val="28"/>
        </w:rPr>
        <w:t xml:space="preserve">Wildflower Florist already has their own wireless </w:t>
      </w:r>
      <w:r w:rsidR="49228464" w:rsidRPr="3F906E45">
        <w:rPr>
          <w:rFonts w:ascii="Avenir Next Condensed" w:hAnsi="Avenir Next Condensed"/>
          <w:sz w:val="28"/>
          <w:szCs w:val="28"/>
        </w:rPr>
        <w:t>internet</w:t>
      </w:r>
      <w:r w:rsidRPr="3F906E45">
        <w:rPr>
          <w:rFonts w:ascii="Avenir Next Condensed" w:hAnsi="Avenir Next Condensed"/>
          <w:sz w:val="28"/>
          <w:szCs w:val="28"/>
        </w:rPr>
        <w:t xml:space="preserve">, but we decided the main thing needed right now to promote security is relocating their </w:t>
      </w:r>
      <w:proofErr w:type="spellStart"/>
      <w:r w:rsidRPr="3F906E45">
        <w:rPr>
          <w:rFonts w:ascii="Avenir Next Condensed" w:hAnsi="Avenir Next Condensed"/>
          <w:sz w:val="28"/>
          <w:szCs w:val="28"/>
        </w:rPr>
        <w:t>WiFi</w:t>
      </w:r>
      <w:proofErr w:type="spellEnd"/>
      <w:r w:rsidRPr="3F906E45">
        <w:rPr>
          <w:rFonts w:ascii="Avenir Next Condensed" w:hAnsi="Avenir Next Condensed"/>
          <w:sz w:val="28"/>
          <w:szCs w:val="28"/>
        </w:rPr>
        <w:t xml:space="preserve"> information that includes the password. This </w:t>
      </w:r>
      <w:r w:rsidR="5DF6EF3C" w:rsidRPr="3F906E45">
        <w:rPr>
          <w:rFonts w:ascii="Avenir Next Condensed" w:hAnsi="Avenir Next Condensed"/>
          <w:sz w:val="28"/>
          <w:szCs w:val="28"/>
        </w:rPr>
        <w:t>is a simple</w:t>
      </w:r>
      <w:r w:rsidRPr="3F906E45">
        <w:rPr>
          <w:rFonts w:ascii="Avenir Next Condensed" w:hAnsi="Avenir Next Condensed"/>
          <w:sz w:val="28"/>
          <w:szCs w:val="28"/>
        </w:rPr>
        <w:t xml:space="preserve"> fix that will </w:t>
      </w:r>
      <w:r w:rsidR="204C8B4C" w:rsidRPr="3F906E45">
        <w:rPr>
          <w:rFonts w:ascii="Avenir Next Condensed" w:hAnsi="Avenir Next Condensed"/>
          <w:sz w:val="28"/>
          <w:szCs w:val="28"/>
        </w:rPr>
        <w:t xml:space="preserve">drastically increase the security with no cost to them. The cost is important when it comes to the budget for network security. This was not costly and </w:t>
      </w:r>
      <w:r w:rsidR="41524DFE" w:rsidRPr="3F906E45">
        <w:rPr>
          <w:rFonts w:ascii="Avenir Next Condensed" w:hAnsi="Avenir Next Condensed"/>
          <w:sz w:val="28"/>
          <w:szCs w:val="28"/>
        </w:rPr>
        <w:t>benefited</w:t>
      </w:r>
      <w:r w:rsidR="204C8B4C" w:rsidRPr="3F906E45">
        <w:rPr>
          <w:rFonts w:ascii="Avenir Next Condensed" w:hAnsi="Avenir Next Condensed"/>
          <w:sz w:val="28"/>
          <w:szCs w:val="28"/>
        </w:rPr>
        <w:t xml:space="preserve"> the business overall. </w:t>
      </w:r>
    </w:p>
    <w:p w14:paraId="5FCCB0E0" w14:textId="20A65856" w:rsidR="3F906E45" w:rsidRDefault="3F906E45" w:rsidP="2DFFC1D3">
      <w:pPr>
        <w:tabs>
          <w:tab w:val="left" w:pos="8367"/>
        </w:tabs>
        <w:rPr>
          <w:rFonts w:ascii="Avenir Next Condensed" w:hAnsi="Avenir Next Condensed"/>
          <w:sz w:val="28"/>
          <w:szCs w:val="28"/>
          <w:u w:val="single"/>
        </w:rPr>
      </w:pPr>
    </w:p>
    <w:p w14:paraId="7ED0BC17" w14:textId="56777448" w:rsidR="1351BCD0" w:rsidRDefault="1351BCD0" w:rsidP="1351BCD0">
      <w:pPr>
        <w:tabs>
          <w:tab w:val="left" w:pos="8367"/>
        </w:tabs>
        <w:rPr>
          <w:rFonts w:ascii="Avenir Next Condensed" w:hAnsi="Avenir Next Condensed"/>
          <w:sz w:val="28"/>
          <w:szCs w:val="28"/>
          <w:u w:val="single"/>
        </w:rPr>
      </w:pPr>
    </w:p>
    <w:p w14:paraId="501CB62A" w14:textId="1908EA8D" w:rsidR="1351BCD0" w:rsidRDefault="1351BCD0" w:rsidP="1351BCD0">
      <w:pPr>
        <w:tabs>
          <w:tab w:val="left" w:pos="8367"/>
        </w:tabs>
        <w:rPr>
          <w:rFonts w:ascii="Avenir Next Condensed" w:hAnsi="Avenir Next Condensed"/>
          <w:sz w:val="28"/>
          <w:szCs w:val="28"/>
          <w:u w:val="single"/>
        </w:rPr>
      </w:pPr>
    </w:p>
    <w:p w14:paraId="349698C1" w14:textId="0FF2EAF3" w:rsidR="1351BCD0" w:rsidRDefault="1351BCD0" w:rsidP="1351BCD0">
      <w:pPr>
        <w:tabs>
          <w:tab w:val="left" w:pos="8367"/>
        </w:tabs>
        <w:rPr>
          <w:rFonts w:ascii="Avenir Next Condensed" w:hAnsi="Avenir Next Condensed"/>
          <w:sz w:val="28"/>
          <w:szCs w:val="28"/>
          <w:u w:val="single"/>
        </w:rPr>
      </w:pPr>
    </w:p>
    <w:p w14:paraId="463CFA98" w14:textId="595712A8" w:rsidR="1351BCD0" w:rsidRDefault="1351BCD0" w:rsidP="1351BCD0">
      <w:pPr>
        <w:tabs>
          <w:tab w:val="left" w:pos="8367"/>
        </w:tabs>
        <w:rPr>
          <w:rFonts w:ascii="Avenir Next Condensed" w:hAnsi="Avenir Next Condensed"/>
          <w:sz w:val="28"/>
          <w:szCs w:val="28"/>
          <w:u w:val="single"/>
        </w:rPr>
      </w:pPr>
    </w:p>
    <w:p w14:paraId="7A1C4B21" w14:textId="30E0A59D" w:rsidR="1351BCD0" w:rsidRDefault="1351BCD0" w:rsidP="1351BCD0">
      <w:pPr>
        <w:tabs>
          <w:tab w:val="left" w:pos="8367"/>
        </w:tabs>
        <w:rPr>
          <w:rFonts w:ascii="Avenir Next Condensed" w:hAnsi="Avenir Next Condensed"/>
          <w:sz w:val="28"/>
          <w:szCs w:val="28"/>
          <w:u w:val="single"/>
        </w:rPr>
      </w:pPr>
    </w:p>
    <w:p w14:paraId="5989D7CD" w14:textId="7CEE121A" w:rsidR="1351BCD0" w:rsidRDefault="1351BCD0" w:rsidP="1351BCD0">
      <w:pPr>
        <w:tabs>
          <w:tab w:val="left" w:pos="8367"/>
        </w:tabs>
        <w:rPr>
          <w:rFonts w:ascii="Avenir Next Condensed" w:hAnsi="Avenir Next Condensed"/>
          <w:sz w:val="28"/>
          <w:szCs w:val="28"/>
          <w:u w:val="single"/>
        </w:rPr>
      </w:pPr>
    </w:p>
    <w:p w14:paraId="5D01430C" w14:textId="09676F25" w:rsidR="1351BCD0" w:rsidRDefault="1351BCD0" w:rsidP="1351BCD0">
      <w:pPr>
        <w:tabs>
          <w:tab w:val="left" w:pos="8367"/>
        </w:tabs>
        <w:rPr>
          <w:rFonts w:ascii="Avenir Next Condensed" w:hAnsi="Avenir Next Condensed"/>
          <w:sz w:val="28"/>
          <w:szCs w:val="28"/>
          <w:u w:val="single"/>
        </w:rPr>
      </w:pPr>
    </w:p>
    <w:p w14:paraId="77354151" w14:textId="3E878EFE" w:rsidR="1351BCD0" w:rsidRDefault="1351BCD0" w:rsidP="1351BCD0">
      <w:pPr>
        <w:tabs>
          <w:tab w:val="left" w:pos="8367"/>
        </w:tabs>
        <w:rPr>
          <w:rFonts w:ascii="Avenir Next Condensed" w:hAnsi="Avenir Next Condensed"/>
          <w:sz w:val="28"/>
          <w:szCs w:val="28"/>
          <w:u w:val="single"/>
        </w:rPr>
      </w:pPr>
    </w:p>
    <w:p w14:paraId="33533287" w14:textId="7D3A4190" w:rsidR="1351BCD0" w:rsidRDefault="1351BCD0" w:rsidP="1351BCD0">
      <w:pPr>
        <w:tabs>
          <w:tab w:val="left" w:pos="8367"/>
        </w:tabs>
        <w:rPr>
          <w:rFonts w:ascii="Avenir Next Condensed" w:hAnsi="Avenir Next Condensed"/>
          <w:sz w:val="28"/>
          <w:szCs w:val="28"/>
          <w:u w:val="single"/>
        </w:rPr>
      </w:pPr>
    </w:p>
    <w:p w14:paraId="5F65898B" w14:textId="4B1E044E" w:rsidR="1351BCD0" w:rsidRDefault="1351BCD0" w:rsidP="1351BCD0">
      <w:pPr>
        <w:tabs>
          <w:tab w:val="left" w:pos="8367"/>
        </w:tabs>
        <w:rPr>
          <w:rFonts w:ascii="Avenir Next Condensed" w:hAnsi="Avenir Next Condensed"/>
          <w:sz w:val="28"/>
          <w:szCs w:val="28"/>
          <w:u w:val="single"/>
        </w:rPr>
      </w:pPr>
    </w:p>
    <w:p w14:paraId="0D619AA0" w14:textId="2BC3A487" w:rsidR="1351BCD0" w:rsidRDefault="1351BCD0" w:rsidP="1351BCD0">
      <w:pPr>
        <w:tabs>
          <w:tab w:val="left" w:pos="8367"/>
        </w:tabs>
        <w:rPr>
          <w:rFonts w:ascii="Avenir Next Condensed" w:hAnsi="Avenir Next Condensed"/>
          <w:sz w:val="28"/>
          <w:szCs w:val="28"/>
          <w:u w:val="single"/>
        </w:rPr>
      </w:pPr>
    </w:p>
    <w:p w14:paraId="0A2ECD79" w14:textId="106CDFD7" w:rsidR="1351BCD0" w:rsidRDefault="1351BCD0" w:rsidP="1351BCD0">
      <w:pPr>
        <w:tabs>
          <w:tab w:val="left" w:pos="8367"/>
        </w:tabs>
        <w:rPr>
          <w:rFonts w:ascii="Avenir Next Condensed" w:hAnsi="Avenir Next Condensed"/>
          <w:sz w:val="28"/>
          <w:szCs w:val="28"/>
          <w:u w:val="single"/>
        </w:rPr>
      </w:pPr>
    </w:p>
    <w:p w14:paraId="21505B5B" w14:textId="67E1C859" w:rsidR="1351BCD0" w:rsidRDefault="1351BCD0" w:rsidP="1351BCD0">
      <w:pPr>
        <w:tabs>
          <w:tab w:val="left" w:pos="8367"/>
        </w:tabs>
        <w:rPr>
          <w:rFonts w:ascii="Avenir Next Condensed" w:hAnsi="Avenir Next Condensed"/>
          <w:sz w:val="28"/>
          <w:szCs w:val="28"/>
          <w:u w:val="single"/>
        </w:rPr>
      </w:pPr>
    </w:p>
    <w:p w14:paraId="01760F77" w14:textId="77777777" w:rsidR="00DE4EAD" w:rsidRDefault="00DE4EAD" w:rsidP="2DFFC1D3">
      <w:pPr>
        <w:tabs>
          <w:tab w:val="left" w:pos="8367"/>
        </w:tabs>
        <w:rPr>
          <w:rFonts w:ascii="Avenir Next Condensed" w:hAnsi="Avenir Next Condensed"/>
          <w:sz w:val="28"/>
          <w:szCs w:val="28"/>
          <w:u w:val="single"/>
        </w:rPr>
      </w:pPr>
    </w:p>
    <w:p w14:paraId="5BE0F9C3" w14:textId="145AFBAE" w:rsidR="29FF68CA" w:rsidRDefault="2D2431BD" w:rsidP="2DFFC1D3">
      <w:pPr>
        <w:tabs>
          <w:tab w:val="left" w:pos="8367"/>
        </w:tabs>
        <w:rPr>
          <w:rFonts w:ascii="Avenir Next Condensed" w:hAnsi="Avenir Next Condensed"/>
          <w:sz w:val="28"/>
          <w:szCs w:val="28"/>
          <w:u w:val="single"/>
        </w:rPr>
      </w:pPr>
      <w:r w:rsidRPr="1351BCD0">
        <w:rPr>
          <w:rFonts w:ascii="Avenir Next Condensed" w:hAnsi="Avenir Next Condensed"/>
          <w:sz w:val="28"/>
          <w:szCs w:val="28"/>
          <w:u w:val="single"/>
        </w:rPr>
        <w:t>Budget:</w:t>
      </w:r>
    </w:p>
    <w:tbl>
      <w:tblPr>
        <w:tblW w:w="0" w:type="auto"/>
        <w:tblLayout w:type="fixed"/>
        <w:tblLook w:val="06A0" w:firstRow="1" w:lastRow="0" w:firstColumn="1" w:lastColumn="0" w:noHBand="1" w:noVBand="1"/>
      </w:tblPr>
      <w:tblGrid>
        <w:gridCol w:w="2138"/>
        <w:gridCol w:w="1795"/>
        <w:gridCol w:w="1262"/>
        <w:gridCol w:w="2071"/>
        <w:gridCol w:w="1077"/>
        <w:gridCol w:w="1017"/>
      </w:tblGrid>
      <w:tr w:rsidR="1351BCD0" w14:paraId="077F4C6B" w14:textId="77777777" w:rsidTr="1351BCD0">
        <w:trPr>
          <w:trHeight w:val="2220"/>
        </w:trPr>
        <w:tc>
          <w:tcPr>
            <w:tcW w:w="2138" w:type="dxa"/>
            <w:tcBorders>
              <w:top w:val="nil"/>
              <w:left w:val="nil"/>
              <w:bottom w:val="nil"/>
              <w:right w:val="nil"/>
            </w:tcBorders>
            <w:vAlign w:val="bottom"/>
          </w:tcPr>
          <w:p w14:paraId="39B7E493" w14:textId="6DE49154" w:rsidR="1351BCD0" w:rsidRDefault="1351BCD0" w:rsidP="1351BCD0"/>
          <w:tbl>
            <w:tblPr>
              <w:tblW w:w="0" w:type="auto"/>
              <w:tblLayout w:type="fixed"/>
              <w:tblLook w:val="06A0" w:firstRow="1" w:lastRow="0" w:firstColumn="1" w:lastColumn="0" w:noHBand="1" w:noVBand="1"/>
            </w:tblPr>
            <w:tblGrid>
              <w:gridCol w:w="1928"/>
            </w:tblGrid>
            <w:tr w:rsidR="1351BCD0" w14:paraId="53200C52" w14:textId="77777777" w:rsidTr="1351BCD0">
              <w:trPr>
                <w:trHeight w:val="2220"/>
              </w:trPr>
              <w:tc>
                <w:tcPr>
                  <w:tcW w:w="1928" w:type="dxa"/>
                  <w:tcBorders>
                    <w:top w:val="nil"/>
                    <w:left w:val="nil"/>
                    <w:bottom w:val="nil"/>
                    <w:right w:val="nil"/>
                  </w:tcBorders>
                  <w:vAlign w:val="bottom"/>
                </w:tcPr>
                <w:p w14:paraId="6E044455" w14:textId="112F25E0" w:rsidR="7389982D" w:rsidRDefault="7389982D" w:rsidP="1351BCD0">
                  <w:r>
                    <w:rPr>
                      <w:noProof/>
                    </w:rPr>
                    <w:drawing>
                      <wp:inline distT="0" distB="0" distL="0" distR="0" wp14:anchorId="57E36C50" wp14:editId="293C061F">
                        <wp:extent cx="2257425" cy="732673"/>
                        <wp:effectExtent l="0" t="0" r="0" b="0"/>
                        <wp:docPr id="349115617" name="Picture 34911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7425" cy="732673"/>
                                </a:xfrm>
                                <a:prstGeom prst="rect">
                                  <a:avLst/>
                                </a:prstGeom>
                              </pic:spPr>
                            </pic:pic>
                          </a:graphicData>
                        </a:graphic>
                      </wp:inline>
                    </w:drawing>
                  </w:r>
                </w:p>
              </w:tc>
            </w:tr>
          </w:tbl>
          <w:p w14:paraId="0859E569" w14:textId="77777777" w:rsidR="00000000" w:rsidRDefault="00000000"/>
        </w:tc>
        <w:tc>
          <w:tcPr>
            <w:tcW w:w="1795" w:type="dxa"/>
            <w:tcBorders>
              <w:top w:val="nil"/>
              <w:left w:val="nil"/>
              <w:bottom w:val="nil"/>
              <w:right w:val="nil"/>
            </w:tcBorders>
            <w:vAlign w:val="bottom"/>
          </w:tcPr>
          <w:p w14:paraId="4B3E2FB5" w14:textId="27F7E75A" w:rsidR="1351BCD0" w:rsidRDefault="1351BCD0"/>
        </w:tc>
        <w:tc>
          <w:tcPr>
            <w:tcW w:w="1262" w:type="dxa"/>
            <w:tcBorders>
              <w:top w:val="nil"/>
              <w:left w:val="nil"/>
              <w:bottom w:val="nil"/>
              <w:right w:val="nil"/>
            </w:tcBorders>
            <w:vAlign w:val="bottom"/>
          </w:tcPr>
          <w:p w14:paraId="0A6CDA6D" w14:textId="2DCFF779" w:rsidR="1351BCD0" w:rsidRDefault="1351BCD0"/>
        </w:tc>
        <w:tc>
          <w:tcPr>
            <w:tcW w:w="2071" w:type="dxa"/>
            <w:tcBorders>
              <w:top w:val="nil"/>
              <w:left w:val="nil"/>
              <w:bottom w:val="nil"/>
              <w:right w:val="nil"/>
            </w:tcBorders>
            <w:shd w:val="clear" w:color="auto" w:fill="E49EDD"/>
            <w:vAlign w:val="center"/>
          </w:tcPr>
          <w:p w14:paraId="6DBE1D3C" w14:textId="3FC125AC" w:rsidR="1351BCD0" w:rsidRDefault="1351BCD0" w:rsidP="1351BCD0">
            <w:pPr>
              <w:jc w:val="center"/>
            </w:pPr>
            <w:r w:rsidRPr="1351BCD0">
              <w:rPr>
                <w:rFonts w:ascii="Aptos Narrow" w:eastAsia="Aptos Narrow" w:hAnsi="Aptos Narrow" w:cs="Aptos Narrow"/>
                <w:b/>
                <w:bCs/>
                <w:color w:val="000000" w:themeColor="text1"/>
                <w:sz w:val="32"/>
                <w:szCs w:val="32"/>
              </w:rPr>
              <w:t>IT Security Budget</w:t>
            </w:r>
          </w:p>
        </w:tc>
        <w:tc>
          <w:tcPr>
            <w:tcW w:w="1077" w:type="dxa"/>
            <w:tcBorders>
              <w:top w:val="nil"/>
              <w:left w:val="nil"/>
              <w:bottom w:val="nil"/>
              <w:right w:val="nil"/>
            </w:tcBorders>
            <w:shd w:val="clear" w:color="auto" w:fill="E49EDD"/>
            <w:vAlign w:val="bottom"/>
          </w:tcPr>
          <w:p w14:paraId="3FFD32D3" w14:textId="70A6C6DB" w:rsidR="1351BCD0" w:rsidRDefault="1351BCD0" w:rsidP="1351BCD0">
            <w:pPr>
              <w:jc w:val="center"/>
            </w:pPr>
            <w:r w:rsidRPr="1351BCD0">
              <w:rPr>
                <w:rFonts w:ascii="Aptos Narrow" w:eastAsia="Aptos Narrow" w:hAnsi="Aptos Narrow" w:cs="Aptos Narrow"/>
                <w:color w:val="000000" w:themeColor="text1"/>
                <w:sz w:val="22"/>
                <w:szCs w:val="22"/>
              </w:rPr>
              <w:t xml:space="preserve"> </w:t>
            </w:r>
          </w:p>
        </w:tc>
        <w:tc>
          <w:tcPr>
            <w:tcW w:w="1017" w:type="dxa"/>
            <w:tcBorders>
              <w:top w:val="nil"/>
              <w:left w:val="nil"/>
              <w:bottom w:val="nil"/>
              <w:right w:val="nil"/>
            </w:tcBorders>
            <w:shd w:val="clear" w:color="auto" w:fill="E49EDD"/>
            <w:vAlign w:val="bottom"/>
          </w:tcPr>
          <w:p w14:paraId="2254C7A6" w14:textId="1F00BD4A" w:rsidR="1351BCD0" w:rsidRDefault="1351BCD0" w:rsidP="1351BCD0">
            <w:pPr>
              <w:jc w:val="center"/>
            </w:pPr>
            <w:r w:rsidRPr="1351BCD0">
              <w:rPr>
                <w:rFonts w:ascii="Aptos Narrow" w:eastAsia="Aptos Narrow" w:hAnsi="Aptos Narrow" w:cs="Aptos Narrow"/>
                <w:color w:val="000000" w:themeColor="text1"/>
                <w:sz w:val="22"/>
                <w:szCs w:val="22"/>
              </w:rPr>
              <w:t xml:space="preserve"> </w:t>
            </w:r>
          </w:p>
        </w:tc>
      </w:tr>
      <w:tr w:rsidR="1351BCD0" w14:paraId="2D343D71"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E49EDD"/>
            <w:vAlign w:val="bottom"/>
          </w:tcPr>
          <w:p w14:paraId="1D5DD0B8" w14:textId="75448EC6" w:rsidR="1351BCD0" w:rsidRDefault="1351BCD0" w:rsidP="1351BCD0">
            <w:pPr>
              <w:jc w:val="center"/>
            </w:pPr>
            <w:r w:rsidRPr="1351BCD0">
              <w:rPr>
                <w:rFonts w:ascii="Aptos Narrow" w:eastAsia="Aptos Narrow" w:hAnsi="Aptos Narrow" w:cs="Aptos Narrow"/>
                <w:b/>
                <w:bCs/>
                <w:color w:val="000000" w:themeColor="text1"/>
                <w:sz w:val="22"/>
                <w:szCs w:val="22"/>
              </w:rPr>
              <w:t>Project Proposed</w:t>
            </w:r>
          </w:p>
        </w:tc>
        <w:tc>
          <w:tcPr>
            <w:tcW w:w="1795" w:type="dxa"/>
            <w:tcBorders>
              <w:top w:val="single" w:sz="4" w:space="0" w:color="auto"/>
              <w:left w:val="single" w:sz="4" w:space="0" w:color="auto"/>
              <w:bottom w:val="single" w:sz="4" w:space="0" w:color="auto"/>
              <w:right w:val="single" w:sz="4" w:space="0" w:color="auto"/>
            </w:tcBorders>
            <w:shd w:val="clear" w:color="auto" w:fill="E49EDD"/>
            <w:vAlign w:val="bottom"/>
          </w:tcPr>
          <w:p w14:paraId="61406051" w14:textId="4828007E" w:rsidR="1351BCD0" w:rsidRDefault="1351BCD0" w:rsidP="1351BCD0">
            <w:pPr>
              <w:jc w:val="center"/>
            </w:pPr>
            <w:r w:rsidRPr="1351BCD0">
              <w:rPr>
                <w:rFonts w:ascii="Aptos Narrow" w:eastAsia="Aptos Narrow" w:hAnsi="Aptos Narrow" w:cs="Aptos Narrow"/>
                <w:b/>
                <w:bCs/>
                <w:color w:val="000000" w:themeColor="text1"/>
                <w:sz w:val="22"/>
                <w:szCs w:val="22"/>
              </w:rPr>
              <w:t>Recommended Vendor</w:t>
            </w:r>
          </w:p>
        </w:tc>
        <w:tc>
          <w:tcPr>
            <w:tcW w:w="1262" w:type="dxa"/>
            <w:tcBorders>
              <w:top w:val="single" w:sz="4" w:space="0" w:color="auto"/>
              <w:left w:val="single" w:sz="4" w:space="0" w:color="auto"/>
              <w:bottom w:val="single" w:sz="4" w:space="0" w:color="auto"/>
              <w:right w:val="single" w:sz="4" w:space="0" w:color="auto"/>
            </w:tcBorders>
            <w:shd w:val="clear" w:color="auto" w:fill="E49EDD"/>
            <w:vAlign w:val="bottom"/>
          </w:tcPr>
          <w:p w14:paraId="0A4A8D7E" w14:textId="04C1D4F6" w:rsidR="1351BCD0" w:rsidRDefault="1351BCD0" w:rsidP="1351BCD0">
            <w:pPr>
              <w:jc w:val="center"/>
            </w:pPr>
            <w:r w:rsidRPr="1351BCD0">
              <w:rPr>
                <w:rFonts w:ascii="Aptos Narrow" w:eastAsia="Aptos Narrow" w:hAnsi="Aptos Narrow" w:cs="Aptos Narrow"/>
                <w:b/>
                <w:bCs/>
                <w:color w:val="000000" w:themeColor="text1"/>
                <w:sz w:val="22"/>
                <w:szCs w:val="22"/>
              </w:rPr>
              <w:t>Systems</w:t>
            </w:r>
          </w:p>
        </w:tc>
        <w:tc>
          <w:tcPr>
            <w:tcW w:w="2071" w:type="dxa"/>
            <w:tcBorders>
              <w:top w:val="single" w:sz="4" w:space="0" w:color="auto"/>
              <w:left w:val="single" w:sz="4" w:space="0" w:color="auto"/>
              <w:bottom w:val="single" w:sz="4" w:space="0" w:color="auto"/>
              <w:right w:val="single" w:sz="4" w:space="0" w:color="auto"/>
            </w:tcBorders>
            <w:shd w:val="clear" w:color="auto" w:fill="E49EDD"/>
            <w:vAlign w:val="bottom"/>
          </w:tcPr>
          <w:p w14:paraId="3A253667" w14:textId="43B6E3AB" w:rsidR="1351BCD0" w:rsidRDefault="1351BCD0" w:rsidP="1351BCD0">
            <w:pPr>
              <w:jc w:val="center"/>
            </w:pPr>
            <w:r w:rsidRPr="1351BCD0">
              <w:rPr>
                <w:rFonts w:ascii="Aptos Narrow" w:eastAsia="Aptos Narrow" w:hAnsi="Aptos Narrow" w:cs="Aptos Narrow"/>
                <w:b/>
                <w:bCs/>
                <w:color w:val="000000" w:themeColor="text1"/>
                <w:sz w:val="22"/>
                <w:szCs w:val="22"/>
              </w:rPr>
              <w:t>Link to Product Proposed</w:t>
            </w:r>
          </w:p>
        </w:tc>
        <w:tc>
          <w:tcPr>
            <w:tcW w:w="1077" w:type="dxa"/>
            <w:tcBorders>
              <w:top w:val="single" w:sz="4" w:space="0" w:color="auto"/>
              <w:left w:val="single" w:sz="4" w:space="0" w:color="auto"/>
              <w:bottom w:val="single" w:sz="4" w:space="0" w:color="auto"/>
              <w:right w:val="single" w:sz="4" w:space="0" w:color="auto"/>
            </w:tcBorders>
            <w:shd w:val="clear" w:color="auto" w:fill="E49EDD"/>
            <w:vAlign w:val="bottom"/>
          </w:tcPr>
          <w:p w14:paraId="7347C55B" w14:textId="35B6CA29" w:rsidR="1351BCD0" w:rsidRDefault="1351BCD0" w:rsidP="1351BCD0">
            <w:pPr>
              <w:jc w:val="center"/>
            </w:pPr>
            <w:r w:rsidRPr="1351BCD0">
              <w:rPr>
                <w:rFonts w:ascii="Aptos Narrow" w:eastAsia="Aptos Narrow" w:hAnsi="Aptos Narrow" w:cs="Aptos Narrow"/>
                <w:b/>
                <w:bCs/>
                <w:color w:val="000000" w:themeColor="text1"/>
                <w:sz w:val="22"/>
                <w:szCs w:val="22"/>
              </w:rPr>
              <w:t>Cost Pm</w:t>
            </w:r>
          </w:p>
        </w:tc>
        <w:tc>
          <w:tcPr>
            <w:tcW w:w="1017" w:type="dxa"/>
            <w:tcBorders>
              <w:top w:val="single" w:sz="4" w:space="0" w:color="auto"/>
              <w:left w:val="single" w:sz="4" w:space="0" w:color="auto"/>
              <w:bottom w:val="single" w:sz="4" w:space="0" w:color="auto"/>
              <w:right w:val="single" w:sz="4" w:space="0" w:color="auto"/>
            </w:tcBorders>
            <w:shd w:val="clear" w:color="auto" w:fill="E49EDD"/>
            <w:vAlign w:val="bottom"/>
          </w:tcPr>
          <w:p w14:paraId="6E8197E6" w14:textId="3D06524C" w:rsidR="1351BCD0" w:rsidRDefault="1351BCD0" w:rsidP="1351BCD0">
            <w:pPr>
              <w:jc w:val="center"/>
            </w:pPr>
            <w:r w:rsidRPr="1351BCD0">
              <w:rPr>
                <w:rFonts w:ascii="Aptos Narrow" w:eastAsia="Aptos Narrow" w:hAnsi="Aptos Narrow" w:cs="Aptos Narrow"/>
                <w:b/>
                <w:bCs/>
                <w:color w:val="000000" w:themeColor="text1"/>
                <w:sz w:val="22"/>
                <w:szCs w:val="22"/>
              </w:rPr>
              <w:t>Cost PY</w:t>
            </w:r>
          </w:p>
        </w:tc>
      </w:tr>
      <w:tr w:rsidR="1351BCD0" w14:paraId="15D4E180" w14:textId="77777777" w:rsidTr="1351BCD0">
        <w:trPr>
          <w:trHeight w:val="870"/>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2662182" w14:textId="240050B8"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Metronet</w:t>
            </w:r>
            <w:proofErr w:type="spellEnd"/>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368D2B9A" w14:textId="5B99DEFA"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Metronet</w:t>
            </w:r>
            <w:proofErr w:type="spellEnd"/>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0968993" w14:textId="279E4CB5" w:rsidR="1351BCD0" w:rsidRDefault="1351BCD0" w:rsidP="1351BCD0">
            <w:pPr>
              <w:jc w:val="center"/>
            </w:pPr>
            <w:r w:rsidRPr="1351BCD0">
              <w:rPr>
                <w:rFonts w:ascii="Aptos Narrow" w:eastAsia="Aptos Narrow" w:hAnsi="Aptos Narrow" w:cs="Aptos Narrow"/>
                <w:b/>
                <w:bCs/>
                <w:color w:val="000000" w:themeColor="text1"/>
                <w:sz w:val="22"/>
                <w:szCs w:val="22"/>
              </w:rPr>
              <w:t>Includes Modem/Internet Services</w:t>
            </w:r>
          </w:p>
        </w:tc>
        <w:tc>
          <w:tcPr>
            <w:tcW w:w="2071" w:type="dxa"/>
            <w:tcBorders>
              <w:top w:val="single" w:sz="4" w:space="0" w:color="auto"/>
              <w:left w:val="single" w:sz="4" w:space="0" w:color="auto"/>
              <w:bottom w:val="nil"/>
              <w:right w:val="nil"/>
            </w:tcBorders>
            <w:shd w:val="clear" w:color="auto" w:fill="F2F2F2" w:themeFill="background1" w:themeFillShade="F2"/>
            <w:vAlign w:val="bottom"/>
          </w:tcPr>
          <w:p w14:paraId="18329B48" w14:textId="36E38D17" w:rsidR="1351BCD0" w:rsidRDefault="00000000" w:rsidP="1351BCD0">
            <w:pPr>
              <w:jc w:val="center"/>
            </w:pPr>
            <w:hyperlink r:id="rId15">
              <w:r w:rsidR="1351BCD0" w:rsidRPr="1351BCD0">
                <w:rPr>
                  <w:rStyle w:val="Hyperlink"/>
                  <w:rFonts w:ascii="Aptos Narrow" w:eastAsia="Aptos Narrow" w:hAnsi="Aptos Narrow" w:cs="Aptos Narrow"/>
                  <w:b/>
                  <w:bCs/>
                  <w:color w:val="467886"/>
                  <w:sz w:val="22"/>
                  <w:szCs w:val="22"/>
                </w:rPr>
                <w:t xml:space="preserve">I Want Fiber | </w:t>
              </w:r>
              <w:proofErr w:type="spellStart"/>
              <w:r w:rsidR="1351BCD0" w:rsidRPr="1351BCD0">
                <w:rPr>
                  <w:rStyle w:val="Hyperlink"/>
                  <w:rFonts w:ascii="Aptos Narrow" w:eastAsia="Aptos Narrow" w:hAnsi="Aptos Narrow" w:cs="Aptos Narrow"/>
                  <w:b/>
                  <w:bCs/>
                  <w:color w:val="467886"/>
                  <w:sz w:val="22"/>
                  <w:szCs w:val="22"/>
                </w:rPr>
                <w:t>Metronet</w:t>
              </w:r>
              <w:proofErr w:type="spellEnd"/>
              <w:r w:rsidR="1351BCD0" w:rsidRPr="1351BCD0">
                <w:rPr>
                  <w:rStyle w:val="Hyperlink"/>
                  <w:rFonts w:ascii="Aptos Narrow" w:eastAsia="Aptos Narrow" w:hAnsi="Aptos Narrow" w:cs="Aptos Narrow"/>
                  <w:b/>
                  <w:bCs/>
                  <w:color w:val="467886"/>
                  <w:sz w:val="22"/>
                  <w:szCs w:val="22"/>
                </w:rPr>
                <w:t xml:space="preserve"> </w:t>
              </w:r>
              <w:proofErr w:type="spellStart"/>
              <w:r w:rsidR="1351BCD0" w:rsidRPr="1351BCD0">
                <w:rPr>
                  <w:rStyle w:val="Hyperlink"/>
                  <w:rFonts w:ascii="Aptos Narrow" w:eastAsia="Aptos Narrow" w:hAnsi="Aptos Narrow" w:cs="Aptos Narrow"/>
                  <w:b/>
                  <w:bCs/>
                  <w:color w:val="467886"/>
                  <w:sz w:val="22"/>
                  <w:szCs w:val="22"/>
                </w:rPr>
                <w:t>Metronet</w:t>
              </w:r>
              <w:proofErr w:type="spellEnd"/>
              <w:r w:rsidR="1351BCD0" w:rsidRPr="1351BCD0">
                <w:rPr>
                  <w:rStyle w:val="Hyperlink"/>
                  <w:rFonts w:ascii="Aptos Narrow" w:eastAsia="Aptos Narrow" w:hAnsi="Aptos Narrow" w:cs="Aptos Narrow"/>
                  <w:b/>
                  <w:bCs/>
                  <w:color w:val="467886"/>
                  <w:sz w:val="22"/>
                  <w:szCs w:val="22"/>
                </w:rPr>
                <w:t xml:space="preserve"> internet costs - Search (bing.com)</w:t>
              </w:r>
            </w:hyperlink>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486814F4" w14:textId="373477D9"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100.00 </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DDDD9B5" w14:textId="325495C8"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1,200.00 </w:t>
            </w:r>
          </w:p>
        </w:tc>
      </w:tr>
      <w:tr w:rsidR="1351BCD0" w14:paraId="1FAF584F"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41649DCF" w14:textId="515B8294" w:rsidR="1351BCD0" w:rsidRDefault="1351BCD0" w:rsidP="1351BCD0">
            <w:pPr>
              <w:jc w:val="center"/>
            </w:pPr>
            <w:r w:rsidRPr="1351BCD0">
              <w:rPr>
                <w:rFonts w:ascii="Aptos Narrow" w:eastAsia="Aptos Narrow" w:hAnsi="Aptos Narrow" w:cs="Aptos Narrow"/>
                <w:b/>
                <w:bCs/>
                <w:color w:val="000000" w:themeColor="text1"/>
                <w:sz w:val="22"/>
                <w:szCs w:val="22"/>
              </w:rPr>
              <w:t>Firewall</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7A1DADB" w14:textId="76ED687F"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072A2A5" w14:textId="003550F6" w:rsidR="1351BCD0" w:rsidRDefault="1351BCD0" w:rsidP="1351BCD0">
            <w:pPr>
              <w:jc w:val="center"/>
            </w:pPr>
            <w:r w:rsidRPr="1351BCD0">
              <w:rPr>
                <w:rFonts w:ascii="Aptos Narrow" w:eastAsia="Aptos Narrow" w:hAnsi="Aptos Narrow" w:cs="Aptos Narrow"/>
                <w:b/>
                <w:bCs/>
                <w:color w:val="000000" w:themeColor="text1"/>
                <w:sz w:val="22"/>
                <w:szCs w:val="22"/>
              </w:rPr>
              <w:t>Up to !0 Systems</w:t>
            </w:r>
          </w:p>
        </w:tc>
        <w:tc>
          <w:tcPr>
            <w:tcW w:w="2071" w:type="dxa"/>
            <w:tcBorders>
              <w:top w:val="nil"/>
              <w:left w:val="single" w:sz="4" w:space="0" w:color="auto"/>
              <w:bottom w:val="nil"/>
              <w:right w:val="nil"/>
            </w:tcBorders>
            <w:shd w:val="clear" w:color="auto" w:fill="BFBFBF" w:themeFill="background1" w:themeFillShade="BF"/>
            <w:vAlign w:val="bottom"/>
          </w:tcPr>
          <w:p w14:paraId="608A6B9D" w14:textId="1504B6A8" w:rsidR="1351BCD0" w:rsidRDefault="00000000" w:rsidP="1351BCD0">
            <w:pPr>
              <w:jc w:val="center"/>
            </w:pPr>
            <w:hyperlink r:id="rId16">
              <w:r w:rsidR="1351BCD0" w:rsidRPr="1351BCD0">
                <w:rPr>
                  <w:rStyle w:val="Hyperlink"/>
                  <w:rFonts w:ascii="Aptos Narrow" w:eastAsia="Aptos Narrow" w:hAnsi="Aptos Narrow" w:cs="Aptos Narrow"/>
                  <w:b/>
                  <w:bCs/>
                  <w:color w:val="467886"/>
                  <w:sz w:val="22"/>
                  <w:szCs w:val="22"/>
                </w:rPr>
                <w:t>Stop Viruses &amp; Malware in Their Tracks | Aura Antivirus</w:t>
              </w:r>
            </w:hyperlink>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1657663" w14:textId="1795B12B" w:rsidR="1351BCD0" w:rsidRDefault="1351BCD0" w:rsidP="1351BCD0">
            <w:pPr>
              <w:jc w:val="center"/>
            </w:pPr>
            <w:r w:rsidRPr="1351BCD0">
              <w:rPr>
                <w:rFonts w:ascii="Aptos Narrow" w:eastAsia="Aptos Narrow" w:hAnsi="Aptos Narrow" w:cs="Aptos Narrow"/>
                <w:b/>
                <w:bCs/>
                <w:color w:val="000000" w:themeColor="text1"/>
                <w:sz w:val="22"/>
                <w:szCs w:val="22"/>
              </w:rPr>
              <w:t xml:space="preserve">$5.00 </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4FC3387" w14:textId="2FD92DD9" w:rsidR="1351BCD0" w:rsidRDefault="1351BCD0" w:rsidP="1351BCD0">
            <w:pPr>
              <w:jc w:val="center"/>
            </w:pPr>
            <w:r w:rsidRPr="1351BCD0">
              <w:rPr>
                <w:rFonts w:ascii="Aptos Narrow" w:eastAsia="Aptos Narrow" w:hAnsi="Aptos Narrow" w:cs="Aptos Narrow"/>
                <w:b/>
                <w:bCs/>
                <w:color w:val="000000" w:themeColor="text1"/>
                <w:sz w:val="22"/>
                <w:szCs w:val="22"/>
              </w:rPr>
              <w:t xml:space="preserve">$59.00 </w:t>
            </w:r>
          </w:p>
        </w:tc>
      </w:tr>
      <w:tr w:rsidR="1351BCD0" w14:paraId="462B2899"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33BD9C7" w14:textId="114B84D1" w:rsidR="1351BCD0" w:rsidRDefault="1351BCD0" w:rsidP="1351BCD0">
            <w:pPr>
              <w:jc w:val="center"/>
            </w:pPr>
            <w:r w:rsidRPr="1351BCD0">
              <w:rPr>
                <w:rFonts w:ascii="Aptos Narrow" w:eastAsia="Aptos Narrow" w:hAnsi="Aptos Narrow" w:cs="Aptos Narrow"/>
                <w:b/>
                <w:bCs/>
                <w:color w:val="000000" w:themeColor="text1"/>
                <w:sz w:val="22"/>
                <w:szCs w:val="22"/>
              </w:rPr>
              <w:t>Antivirus Software</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5B680AE" w14:textId="6D99B7B9"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517A8EF5" w14:textId="011492AB"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1E9AD964" w14:textId="2ACB32E1"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1A72EBB" w14:textId="51F461E3"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6023FA6" w14:textId="03018D55"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r>
      <w:tr w:rsidR="1351BCD0" w14:paraId="323894D8"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7E89A9F2" w14:textId="11C71E91" w:rsidR="1351BCD0" w:rsidRDefault="1351BCD0" w:rsidP="1351BCD0">
            <w:pPr>
              <w:jc w:val="center"/>
            </w:pPr>
            <w:r w:rsidRPr="1351BCD0">
              <w:rPr>
                <w:rFonts w:ascii="Aptos Narrow" w:eastAsia="Aptos Narrow" w:hAnsi="Aptos Narrow" w:cs="Aptos Narrow"/>
                <w:b/>
                <w:bCs/>
                <w:color w:val="000000" w:themeColor="text1"/>
                <w:sz w:val="22"/>
                <w:szCs w:val="22"/>
              </w:rPr>
              <w:t>Intrusion Detection System</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313759A3" w14:textId="46AF28CA"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295A44C" w14:textId="2CD6156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37516D4B" w14:textId="0EF67F1E"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330FCB1B" w14:textId="75F4A8B7"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D245FB9" w14:textId="7CD504EC"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r>
      <w:tr w:rsidR="1351BCD0" w14:paraId="6E721A34"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5CFCBAFF" w14:textId="7363FCDF" w:rsidR="1351BCD0" w:rsidRDefault="1351BCD0" w:rsidP="1351BCD0">
            <w:pPr>
              <w:jc w:val="center"/>
            </w:pPr>
            <w:r w:rsidRPr="1351BCD0">
              <w:rPr>
                <w:rFonts w:ascii="Aptos Narrow" w:eastAsia="Aptos Narrow" w:hAnsi="Aptos Narrow" w:cs="Aptos Narrow"/>
                <w:b/>
                <w:bCs/>
                <w:color w:val="000000" w:themeColor="text1"/>
                <w:sz w:val="22"/>
                <w:szCs w:val="22"/>
              </w:rPr>
              <w:t>VPN Cost</w:t>
            </w:r>
          </w:p>
        </w:tc>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4C9EA1F3" w14:textId="58E444A1" w:rsidR="1351BCD0" w:rsidRDefault="1351BCD0" w:rsidP="1351BCD0">
            <w:pPr>
              <w:jc w:val="center"/>
            </w:pPr>
            <w:r w:rsidRPr="1351BCD0">
              <w:rPr>
                <w:rFonts w:ascii="Aptos Narrow" w:eastAsia="Aptos Narrow" w:hAnsi="Aptos Narrow" w:cs="Aptos Narrow"/>
                <w:b/>
                <w:bCs/>
                <w:color w:val="000000" w:themeColor="text1"/>
                <w:sz w:val="22"/>
                <w:szCs w:val="22"/>
              </w:rPr>
              <w:t>Aura Antivirus- Ultimate Plan</w:t>
            </w:r>
          </w:p>
        </w:tc>
        <w:tc>
          <w:tcPr>
            <w:tcW w:w="1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AB34EDF" w14:textId="31084BDD"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21A40D08" w14:textId="736BE8F6"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6F70401A" w14:textId="220B420C"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c>
          <w:tcPr>
            <w:tcW w:w="1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1121CB77" w14:textId="333D5C24" w:rsidR="1351BCD0" w:rsidRDefault="1351BCD0" w:rsidP="1351BCD0">
            <w:pPr>
              <w:jc w:val="center"/>
            </w:pPr>
            <w:r w:rsidRPr="1351BCD0">
              <w:rPr>
                <w:rFonts w:ascii="Aptos Narrow" w:eastAsia="Aptos Narrow" w:hAnsi="Aptos Narrow" w:cs="Aptos Narrow"/>
                <w:b/>
                <w:bCs/>
                <w:color w:val="000000" w:themeColor="text1"/>
                <w:sz w:val="22"/>
                <w:szCs w:val="22"/>
              </w:rPr>
              <w:t>Included w/Aura</w:t>
            </w:r>
          </w:p>
        </w:tc>
      </w:tr>
      <w:tr w:rsidR="1351BCD0" w14:paraId="692F606A" w14:textId="77777777" w:rsidTr="1351BCD0">
        <w:trPr>
          <w:trHeight w:val="870"/>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6E85DA3" w14:textId="42196649" w:rsidR="1351BCD0" w:rsidRDefault="1351BCD0" w:rsidP="1351BCD0">
            <w:pPr>
              <w:jc w:val="center"/>
            </w:pPr>
            <w:r w:rsidRPr="1351BCD0">
              <w:rPr>
                <w:rFonts w:ascii="Aptos Narrow" w:eastAsia="Aptos Narrow" w:hAnsi="Aptos Narrow" w:cs="Aptos Narrow"/>
                <w:b/>
                <w:bCs/>
                <w:color w:val="000000" w:themeColor="text1"/>
                <w:sz w:val="22"/>
                <w:szCs w:val="22"/>
              </w:rPr>
              <w:t xml:space="preserve">Cabinet and enclosure </w:t>
            </w:r>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1085A6E0" w14:textId="3656C23D" w:rsidR="1351BCD0" w:rsidRDefault="1351BCD0" w:rsidP="1351BCD0">
            <w:pPr>
              <w:jc w:val="center"/>
            </w:pPr>
            <w:r w:rsidRPr="1351BCD0">
              <w:rPr>
                <w:rFonts w:ascii="Aptos Narrow" w:eastAsia="Aptos Narrow" w:hAnsi="Aptos Narrow" w:cs="Aptos Narrow"/>
                <w:b/>
                <w:bCs/>
                <w:color w:val="000000" w:themeColor="text1"/>
                <w:sz w:val="22"/>
                <w:szCs w:val="22"/>
              </w:rPr>
              <w:t>ULINE</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0A487F4" w14:textId="61323606" w:rsidR="1351BCD0" w:rsidRDefault="1351BCD0" w:rsidP="1351BCD0">
            <w:pPr>
              <w:jc w:val="center"/>
            </w:pPr>
            <w:r w:rsidRPr="1351BCD0">
              <w:rPr>
                <w:rFonts w:ascii="Aptos Narrow" w:eastAsia="Aptos Narrow" w:hAnsi="Aptos Narrow" w:cs="Aptos Narrow"/>
                <w:b/>
                <w:bCs/>
                <w:color w:val="000000" w:themeColor="text1"/>
                <w:sz w:val="22"/>
                <w:szCs w:val="22"/>
              </w:rPr>
              <w:t>Protect Computer and house iPad securely</w:t>
            </w:r>
          </w:p>
        </w:tc>
        <w:tc>
          <w:tcPr>
            <w:tcW w:w="2071" w:type="dxa"/>
            <w:tcBorders>
              <w:top w:val="single" w:sz="4" w:space="0" w:color="auto"/>
              <w:left w:val="single" w:sz="4" w:space="0" w:color="auto"/>
              <w:bottom w:val="nil"/>
              <w:right w:val="nil"/>
            </w:tcBorders>
            <w:shd w:val="clear" w:color="auto" w:fill="F2F2F2" w:themeFill="background1" w:themeFillShade="F2"/>
            <w:vAlign w:val="bottom"/>
          </w:tcPr>
          <w:p w14:paraId="628DC65A" w14:textId="43B6C02D" w:rsidR="1351BCD0" w:rsidRDefault="00000000" w:rsidP="1351BCD0">
            <w:pPr>
              <w:jc w:val="center"/>
            </w:pPr>
            <w:hyperlink r:id="rId17">
              <w:r w:rsidR="1351BCD0" w:rsidRPr="1351BCD0">
                <w:rPr>
                  <w:rStyle w:val="Hyperlink"/>
                  <w:rFonts w:ascii="Aptos Narrow" w:eastAsia="Aptos Narrow" w:hAnsi="Aptos Narrow" w:cs="Aptos Narrow"/>
                  <w:b/>
                  <w:bCs/>
                  <w:color w:val="467886"/>
                  <w:sz w:val="22"/>
                  <w:szCs w:val="22"/>
                </w:rPr>
                <w:t>Mobile Computer Cabinet - 23 x 25 x 64" H-7545 - Uline</w:t>
              </w:r>
            </w:hyperlink>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31D6020D" w14:textId="59F38553"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42F2A96" w14:textId="4587211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495.00 </w:t>
            </w:r>
          </w:p>
        </w:tc>
      </w:tr>
      <w:tr w:rsidR="1351BCD0" w14:paraId="4F893392" w14:textId="77777777" w:rsidTr="1351BCD0">
        <w:trPr>
          <w:trHeight w:val="1155"/>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783D54DD" w14:textId="655F93C3" w:rsidR="1351BCD0" w:rsidRDefault="1351BCD0" w:rsidP="1351BCD0">
            <w:pPr>
              <w:jc w:val="center"/>
            </w:pPr>
            <w:r w:rsidRPr="1351BCD0">
              <w:rPr>
                <w:rFonts w:ascii="Aptos Narrow" w:eastAsia="Aptos Narrow" w:hAnsi="Aptos Narrow" w:cs="Aptos Narrow"/>
                <w:b/>
                <w:bCs/>
                <w:color w:val="000000" w:themeColor="text1"/>
                <w:sz w:val="22"/>
                <w:szCs w:val="22"/>
              </w:rPr>
              <w:t>Surveillance Cameras</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495DED86" w14:textId="62559B2F"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0A7D6B75" w14:textId="6938C1D2" w:rsidR="1351BCD0" w:rsidRDefault="1351BCD0" w:rsidP="1351BCD0">
            <w:pPr>
              <w:jc w:val="center"/>
            </w:pPr>
            <w:r w:rsidRPr="1351BCD0">
              <w:rPr>
                <w:rFonts w:ascii="Aptos Narrow" w:eastAsia="Aptos Narrow" w:hAnsi="Aptos Narrow" w:cs="Aptos Narrow"/>
                <w:b/>
                <w:bCs/>
                <w:color w:val="000000" w:themeColor="text1"/>
                <w:sz w:val="22"/>
                <w:szCs w:val="22"/>
              </w:rPr>
              <w:t xml:space="preserve">Monitor Store remotely- Sensors, Cameras, </w:t>
            </w:r>
            <w:r w:rsidRPr="1351BCD0">
              <w:rPr>
                <w:rFonts w:ascii="Aptos Narrow" w:eastAsia="Aptos Narrow" w:hAnsi="Aptos Narrow" w:cs="Aptos Narrow"/>
                <w:b/>
                <w:bCs/>
                <w:color w:val="000000" w:themeColor="text1"/>
                <w:sz w:val="22"/>
                <w:szCs w:val="22"/>
              </w:rPr>
              <w:lastRenderedPageBreak/>
              <w:t>Surveillance System</w:t>
            </w:r>
          </w:p>
        </w:tc>
        <w:tc>
          <w:tcPr>
            <w:tcW w:w="2071" w:type="dxa"/>
            <w:tcBorders>
              <w:top w:val="nil"/>
              <w:left w:val="single" w:sz="4" w:space="0" w:color="auto"/>
              <w:bottom w:val="nil"/>
              <w:right w:val="nil"/>
            </w:tcBorders>
            <w:shd w:val="clear" w:color="auto" w:fill="ADADAD"/>
            <w:vAlign w:val="bottom"/>
          </w:tcPr>
          <w:p w14:paraId="4C003037" w14:textId="5D68DF99" w:rsidR="1351BCD0" w:rsidRDefault="00000000" w:rsidP="1351BCD0">
            <w:pPr>
              <w:jc w:val="center"/>
            </w:pPr>
            <w:hyperlink r:id="rId18">
              <w:r w:rsidR="1351BCD0" w:rsidRPr="1351BCD0">
                <w:rPr>
                  <w:rStyle w:val="Hyperlink"/>
                  <w:rFonts w:ascii="Aptos Narrow" w:eastAsia="Aptos Narrow" w:hAnsi="Aptos Narrow" w:cs="Aptos Narrow"/>
                  <w:b/>
                  <w:bCs/>
                  <w:color w:val="467886"/>
                  <w:sz w:val="22"/>
                  <w:szCs w:val="22"/>
                </w:rPr>
                <w:t>SimpliSafe vs. ADT vs. Ring | SimpliSafe Home Security https://simplisafe.c</w:t>
              </w:r>
              <w:r w:rsidR="1351BCD0" w:rsidRPr="1351BCD0">
                <w:rPr>
                  <w:rStyle w:val="Hyperlink"/>
                  <w:rFonts w:ascii="Aptos Narrow" w:eastAsia="Aptos Narrow" w:hAnsi="Aptos Narrow" w:cs="Aptos Narrow"/>
                  <w:b/>
                  <w:bCs/>
                  <w:color w:val="467886"/>
                  <w:sz w:val="22"/>
                  <w:szCs w:val="22"/>
                </w:rPr>
                <w:lastRenderedPageBreak/>
                <w:t>om/build-my-system#Summary</w:t>
              </w:r>
            </w:hyperlink>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37DFA8D2" w14:textId="2E805ABF" w:rsidR="1351BCD0" w:rsidRDefault="1351BCD0" w:rsidP="1351BCD0">
            <w:pPr>
              <w:jc w:val="center"/>
            </w:pPr>
            <w:r w:rsidRPr="1351BCD0">
              <w:rPr>
                <w:rFonts w:ascii="Aptos Narrow" w:eastAsia="Aptos Narrow" w:hAnsi="Aptos Narrow" w:cs="Aptos Narrow"/>
                <w:b/>
                <w:bCs/>
                <w:color w:val="000000" w:themeColor="text1"/>
                <w:sz w:val="22"/>
                <w:szCs w:val="22"/>
              </w:rPr>
              <w:lastRenderedPageBreak/>
              <w:t xml:space="preserve"> $                         25.50 </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7BA32B79" w14:textId="16A3BF6F"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611.89 </w:t>
            </w:r>
          </w:p>
        </w:tc>
      </w:tr>
      <w:tr w:rsidR="1351BCD0" w14:paraId="5039A2ED"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630E46E4" w14:textId="01455A87" w:rsidR="1351BCD0" w:rsidRDefault="1351BCD0" w:rsidP="1351BCD0">
            <w:pPr>
              <w:jc w:val="center"/>
            </w:pPr>
            <w:r w:rsidRPr="1351BCD0">
              <w:rPr>
                <w:rFonts w:ascii="Aptos Narrow" w:eastAsia="Aptos Narrow" w:hAnsi="Aptos Narrow" w:cs="Aptos Narrow"/>
                <w:b/>
                <w:bCs/>
                <w:color w:val="000000" w:themeColor="text1"/>
                <w:sz w:val="22"/>
                <w:szCs w:val="22"/>
              </w:rPr>
              <w:t>Access Control System</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3F6D1471" w14:textId="141D2682" w:rsidR="1351BCD0" w:rsidRDefault="1351BCD0" w:rsidP="1351BCD0">
            <w:pPr>
              <w:jc w:val="center"/>
            </w:pP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2B569C34" w14:textId="18B338F5"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ADADAD"/>
            <w:vAlign w:val="bottom"/>
          </w:tcPr>
          <w:p w14:paraId="2D8B4A8A" w14:textId="5317CAA2"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0A909DE8" w14:textId="196C95B1" w:rsidR="1351BCD0" w:rsidRDefault="1351BCD0" w:rsidP="1351BCD0">
            <w:pPr>
              <w:jc w:val="center"/>
            </w:pPr>
            <w:r w:rsidRPr="1351BCD0">
              <w:rPr>
                <w:rFonts w:ascii="Aptos Narrow" w:eastAsia="Aptos Narrow" w:hAnsi="Aptos Narrow" w:cs="Aptos Narrow"/>
                <w:b/>
                <w:bCs/>
                <w:color w:val="000000" w:themeColor="text1"/>
                <w:sz w:val="22"/>
                <w:szCs w:val="22"/>
              </w:rPr>
              <w:t>Included w/</w:t>
            </w: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75223397" w14:textId="30226F90" w:rsidR="1351BCD0" w:rsidRDefault="1351BCD0" w:rsidP="1351BCD0">
            <w:pPr>
              <w:jc w:val="center"/>
            </w:pPr>
            <w:r w:rsidRPr="1351BCD0">
              <w:rPr>
                <w:rFonts w:ascii="Aptos Narrow" w:eastAsia="Aptos Narrow" w:hAnsi="Aptos Narrow" w:cs="Aptos Narrow"/>
                <w:b/>
                <w:bCs/>
                <w:color w:val="000000" w:themeColor="text1"/>
                <w:sz w:val="22"/>
                <w:szCs w:val="22"/>
              </w:rPr>
              <w:t>Included w/</w:t>
            </w:r>
            <w:proofErr w:type="spellStart"/>
            <w:r w:rsidRPr="1351BCD0">
              <w:rPr>
                <w:rFonts w:ascii="Aptos Narrow" w:eastAsia="Aptos Narrow" w:hAnsi="Aptos Narrow" w:cs="Aptos Narrow"/>
                <w:b/>
                <w:bCs/>
                <w:color w:val="000000" w:themeColor="text1"/>
                <w:sz w:val="22"/>
                <w:szCs w:val="22"/>
              </w:rPr>
              <w:t>Simpli</w:t>
            </w:r>
            <w:proofErr w:type="spellEnd"/>
            <w:r w:rsidRPr="1351BCD0">
              <w:rPr>
                <w:rFonts w:ascii="Aptos Narrow" w:eastAsia="Aptos Narrow" w:hAnsi="Aptos Narrow" w:cs="Aptos Narrow"/>
                <w:b/>
                <w:bCs/>
                <w:color w:val="000000" w:themeColor="text1"/>
                <w:sz w:val="22"/>
                <w:szCs w:val="22"/>
              </w:rPr>
              <w:t xml:space="preserve"> Safe</w:t>
            </w:r>
          </w:p>
        </w:tc>
      </w:tr>
      <w:tr w:rsidR="1351BCD0" w14:paraId="6C246E12" w14:textId="77777777" w:rsidTr="1351BCD0">
        <w:trPr>
          <w:trHeight w:val="1155"/>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158EEA52" w14:textId="338EB7A6" w:rsidR="1351BCD0" w:rsidRDefault="1351BCD0" w:rsidP="1351BCD0">
            <w:pPr>
              <w:jc w:val="center"/>
            </w:pPr>
            <w:r w:rsidRPr="1351BCD0">
              <w:rPr>
                <w:rFonts w:ascii="Aptos Narrow" w:eastAsia="Aptos Narrow" w:hAnsi="Aptos Narrow" w:cs="Aptos Narrow"/>
                <w:b/>
                <w:bCs/>
                <w:sz w:val="22"/>
                <w:szCs w:val="22"/>
              </w:rPr>
              <w:t>Backup Data System</w:t>
            </w:r>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4C09255F" w14:textId="07221B69" w:rsidR="1351BCD0" w:rsidRDefault="1351BCD0" w:rsidP="1351BCD0">
            <w:pPr>
              <w:jc w:val="center"/>
            </w:pPr>
            <w:r w:rsidRPr="1351BCD0">
              <w:rPr>
                <w:rFonts w:ascii="Aptos Narrow" w:eastAsia="Aptos Narrow" w:hAnsi="Aptos Narrow" w:cs="Aptos Narrow"/>
                <w:b/>
                <w:bCs/>
                <w:sz w:val="22"/>
                <w:szCs w:val="22"/>
              </w:rPr>
              <w:t>Acronis Cyber</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58E2613E" w14:textId="59C0D53E" w:rsidR="1351BCD0" w:rsidRDefault="1351BCD0" w:rsidP="1351BCD0">
            <w:pPr>
              <w:jc w:val="center"/>
            </w:pPr>
            <w:r w:rsidRPr="1351BCD0">
              <w:rPr>
                <w:rFonts w:ascii="Aptos Narrow" w:eastAsia="Aptos Narrow" w:hAnsi="Aptos Narrow" w:cs="Aptos Narrow"/>
                <w:b/>
                <w:bCs/>
                <w:sz w:val="22"/>
                <w:szCs w:val="22"/>
              </w:rPr>
              <w:t>Advanced Plan for Main computer backup</w:t>
            </w:r>
          </w:p>
        </w:tc>
        <w:tc>
          <w:tcPr>
            <w:tcW w:w="2071" w:type="dxa"/>
            <w:tcBorders>
              <w:top w:val="single" w:sz="4" w:space="0" w:color="auto"/>
              <w:left w:val="single" w:sz="4" w:space="0" w:color="auto"/>
              <w:bottom w:val="nil"/>
              <w:right w:val="nil"/>
            </w:tcBorders>
            <w:shd w:val="clear" w:color="auto" w:fill="F2F2F2" w:themeFill="background1" w:themeFillShade="F2"/>
            <w:vAlign w:val="bottom"/>
          </w:tcPr>
          <w:p w14:paraId="78CE6AA7" w14:textId="5CD22524" w:rsidR="1351BCD0" w:rsidRDefault="00000000" w:rsidP="1351BCD0">
            <w:pPr>
              <w:jc w:val="center"/>
            </w:pPr>
            <w:hyperlink r:id="rId19">
              <w:r w:rsidR="1351BCD0" w:rsidRPr="1351BCD0">
                <w:rPr>
                  <w:rStyle w:val="Hyperlink"/>
                  <w:rFonts w:ascii="Aptos Narrow" w:eastAsia="Aptos Narrow" w:hAnsi="Aptos Narrow" w:cs="Aptos Narrow"/>
                  <w:b/>
                  <w:bCs/>
                  <w:sz w:val="22"/>
                  <w:szCs w:val="22"/>
                </w:rPr>
                <w:t>Acronis Cyber Protect Home Office (Formerly True Image) - Integrated Backup and Anti Malware Protection</w:t>
              </w:r>
            </w:hyperlink>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2A02D8C5" w14:textId="7443651F" w:rsidR="1351BCD0" w:rsidRDefault="1351BCD0" w:rsidP="1351BCD0">
            <w:pPr>
              <w:jc w:val="center"/>
            </w:pPr>
            <w:r w:rsidRPr="1351BCD0">
              <w:rPr>
                <w:rFonts w:ascii="Aptos Narrow" w:eastAsia="Aptos Narrow" w:hAnsi="Aptos Narrow" w:cs="Aptos Narrow"/>
                <w:b/>
                <w:bCs/>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047A299" w14:textId="2D4588E2" w:rsidR="1351BCD0" w:rsidRDefault="1351BCD0" w:rsidP="1351BCD0">
            <w:pPr>
              <w:jc w:val="center"/>
            </w:pPr>
            <w:r w:rsidRPr="1351BCD0">
              <w:rPr>
                <w:rFonts w:ascii="Aptos Narrow" w:eastAsia="Aptos Narrow" w:hAnsi="Aptos Narrow" w:cs="Aptos Narrow"/>
                <w:b/>
                <w:bCs/>
                <w:sz w:val="22"/>
                <w:szCs w:val="22"/>
              </w:rPr>
              <w:t xml:space="preserve"> $                       42.49 </w:t>
            </w:r>
          </w:p>
        </w:tc>
      </w:tr>
      <w:tr w:rsidR="1351BCD0" w14:paraId="6FB575BE"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22637471" w14:textId="2804A06A" w:rsidR="1351BCD0" w:rsidRDefault="1351BCD0" w:rsidP="1351BCD0">
            <w:pPr>
              <w:jc w:val="center"/>
            </w:pPr>
            <w:r w:rsidRPr="1351BCD0">
              <w:rPr>
                <w:rFonts w:ascii="Aptos Narrow" w:eastAsia="Aptos Narrow" w:hAnsi="Aptos Narrow" w:cs="Aptos Narrow"/>
                <w:b/>
                <w:bCs/>
                <w:color w:val="000000" w:themeColor="text1"/>
                <w:sz w:val="22"/>
                <w:szCs w:val="22"/>
              </w:rPr>
              <w:t xml:space="preserve">Employee Training </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3DD2F173" w14:textId="09CCC4C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Budget for 2 hours of Training every 6 months.  </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1A70BAF0" w14:textId="1EBCDDBE" w:rsidR="1351BCD0" w:rsidRDefault="1351BCD0" w:rsidP="1351BCD0">
            <w:pPr>
              <w:jc w:val="center"/>
            </w:pPr>
            <w:r w:rsidRPr="1351BCD0">
              <w:rPr>
                <w:rFonts w:ascii="Aptos Narrow" w:eastAsia="Aptos Narrow" w:hAnsi="Aptos Narrow" w:cs="Aptos Narrow"/>
                <w:b/>
                <w:bCs/>
                <w:color w:val="000000" w:themeColor="text1"/>
                <w:sz w:val="22"/>
                <w:szCs w:val="22"/>
              </w:rPr>
              <w:t>Training completed by Jessica Wells</w:t>
            </w:r>
          </w:p>
        </w:tc>
        <w:tc>
          <w:tcPr>
            <w:tcW w:w="2071" w:type="dxa"/>
            <w:tcBorders>
              <w:top w:val="single" w:sz="4" w:space="0" w:color="auto"/>
              <w:left w:val="single" w:sz="4" w:space="0" w:color="auto"/>
              <w:bottom w:val="single" w:sz="4" w:space="0" w:color="auto"/>
              <w:right w:val="single" w:sz="4" w:space="0" w:color="auto"/>
            </w:tcBorders>
            <w:shd w:val="clear" w:color="auto" w:fill="ADADAD"/>
            <w:vAlign w:val="bottom"/>
          </w:tcPr>
          <w:p w14:paraId="6C8C7D22" w14:textId="2CCDA57D"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0C594127" w14:textId="54E9BE9E"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176B6B51" w14:textId="5ADC9497"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400.00 </w:t>
            </w:r>
          </w:p>
        </w:tc>
      </w:tr>
      <w:tr w:rsidR="1351BCD0" w14:paraId="454C8E8E" w14:textId="77777777" w:rsidTr="1351BCD0">
        <w:trPr>
          <w:trHeight w:val="570"/>
        </w:trPr>
        <w:tc>
          <w:tcPr>
            <w:tcW w:w="21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7CAF69B" w14:textId="46C9922D" w:rsidR="1351BCD0" w:rsidRDefault="1351BCD0" w:rsidP="1351BCD0">
            <w:pPr>
              <w:jc w:val="center"/>
            </w:pPr>
            <w:r w:rsidRPr="1351BCD0">
              <w:rPr>
                <w:rFonts w:ascii="Aptos Narrow" w:eastAsia="Aptos Narrow" w:hAnsi="Aptos Narrow" w:cs="Aptos Narrow"/>
                <w:b/>
                <w:bCs/>
                <w:color w:val="000000" w:themeColor="text1"/>
                <w:sz w:val="22"/>
                <w:szCs w:val="22"/>
              </w:rPr>
              <w:t xml:space="preserve">Maintenance </w:t>
            </w:r>
          </w:p>
        </w:tc>
        <w:tc>
          <w:tcPr>
            <w:tcW w:w="17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08E600F8" w14:textId="54EA2A28" w:rsidR="1351BCD0" w:rsidRDefault="1351BCD0" w:rsidP="1351BCD0">
            <w:pPr>
              <w:jc w:val="center"/>
            </w:pPr>
            <w:r w:rsidRPr="1351BCD0">
              <w:rPr>
                <w:rFonts w:ascii="Aptos Narrow" w:eastAsia="Aptos Narrow" w:hAnsi="Aptos Narrow" w:cs="Aptos Narrow"/>
                <w:b/>
                <w:bCs/>
                <w:color w:val="000000" w:themeColor="text1"/>
                <w:sz w:val="22"/>
                <w:szCs w:val="22"/>
              </w:rPr>
              <w:t>Acronis Cyber/SimpliSafe/Aura Included in Plans</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0D3A711" w14:textId="6F3D05CF"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7C9CA1CC" w14:textId="0FBA9373"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54EDC1E" w14:textId="5398B3DA" w:rsidR="1351BCD0" w:rsidRDefault="1351BCD0" w:rsidP="1351BCD0">
            <w:pPr>
              <w:jc w:val="center"/>
            </w:pPr>
            <w:r w:rsidRPr="1351BCD0">
              <w:rPr>
                <w:rFonts w:ascii="Aptos Narrow" w:eastAsia="Aptos Narrow" w:hAnsi="Aptos Narrow" w:cs="Aptos Narrow"/>
                <w:b/>
                <w:bCs/>
                <w:color w:val="000000" w:themeColor="text1"/>
                <w:sz w:val="22"/>
                <w:szCs w:val="22"/>
              </w:rPr>
              <w:t>Included</w:t>
            </w:r>
          </w:p>
        </w:tc>
        <w:tc>
          <w:tcPr>
            <w:tcW w:w="101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1642BF8C" w14:textId="16AE7E03" w:rsidR="1351BCD0" w:rsidRDefault="1351BCD0" w:rsidP="1351BCD0">
            <w:pPr>
              <w:jc w:val="center"/>
            </w:pPr>
            <w:r w:rsidRPr="1351BCD0">
              <w:rPr>
                <w:rFonts w:ascii="Aptos Narrow" w:eastAsia="Aptos Narrow" w:hAnsi="Aptos Narrow" w:cs="Aptos Narrow"/>
                <w:b/>
                <w:bCs/>
                <w:color w:val="000000" w:themeColor="text1"/>
                <w:sz w:val="22"/>
                <w:szCs w:val="22"/>
              </w:rPr>
              <w:t>Included</w:t>
            </w:r>
          </w:p>
        </w:tc>
      </w:tr>
      <w:tr w:rsidR="1351BCD0" w14:paraId="5E4490E9" w14:textId="77777777" w:rsidTr="1351BCD0">
        <w:trPr>
          <w:trHeight w:val="1155"/>
        </w:trPr>
        <w:tc>
          <w:tcPr>
            <w:tcW w:w="2138" w:type="dxa"/>
            <w:tcBorders>
              <w:top w:val="single" w:sz="4" w:space="0" w:color="auto"/>
              <w:left w:val="single" w:sz="4" w:space="0" w:color="auto"/>
              <w:bottom w:val="single" w:sz="4" w:space="0" w:color="auto"/>
              <w:right w:val="single" w:sz="4" w:space="0" w:color="auto"/>
            </w:tcBorders>
            <w:shd w:val="clear" w:color="auto" w:fill="ADADAD"/>
            <w:vAlign w:val="bottom"/>
          </w:tcPr>
          <w:p w14:paraId="261DCC77" w14:textId="66E3D0EC" w:rsidR="1351BCD0" w:rsidRDefault="1351BCD0" w:rsidP="1351BCD0">
            <w:pPr>
              <w:jc w:val="center"/>
            </w:pPr>
            <w:r w:rsidRPr="1351BCD0">
              <w:rPr>
                <w:rFonts w:ascii="Aptos Narrow" w:eastAsia="Aptos Narrow" w:hAnsi="Aptos Narrow" w:cs="Aptos Narrow"/>
                <w:b/>
                <w:bCs/>
                <w:color w:val="000000" w:themeColor="text1"/>
                <w:sz w:val="22"/>
                <w:szCs w:val="22"/>
              </w:rPr>
              <w:t>Employee Cell phone expenses</w:t>
            </w:r>
          </w:p>
        </w:tc>
        <w:tc>
          <w:tcPr>
            <w:tcW w:w="1795" w:type="dxa"/>
            <w:tcBorders>
              <w:top w:val="single" w:sz="4" w:space="0" w:color="auto"/>
              <w:left w:val="single" w:sz="4" w:space="0" w:color="auto"/>
              <w:bottom w:val="single" w:sz="4" w:space="0" w:color="auto"/>
              <w:right w:val="single" w:sz="4" w:space="0" w:color="auto"/>
            </w:tcBorders>
            <w:shd w:val="clear" w:color="auto" w:fill="ADADAD"/>
            <w:vAlign w:val="bottom"/>
          </w:tcPr>
          <w:p w14:paraId="63840D6F" w14:textId="3A8D997B" w:rsidR="1351BCD0" w:rsidRDefault="1351BCD0" w:rsidP="1351BCD0">
            <w:pPr>
              <w:jc w:val="center"/>
            </w:pPr>
            <w:r w:rsidRPr="1351BCD0">
              <w:rPr>
                <w:rFonts w:ascii="Aptos Narrow" w:eastAsia="Aptos Narrow" w:hAnsi="Aptos Narrow" w:cs="Aptos Narrow"/>
                <w:b/>
                <w:bCs/>
                <w:color w:val="000000" w:themeColor="text1"/>
                <w:sz w:val="22"/>
                <w:szCs w:val="22"/>
              </w:rPr>
              <w:t>Employee own cell phone provider</w:t>
            </w:r>
          </w:p>
        </w:tc>
        <w:tc>
          <w:tcPr>
            <w:tcW w:w="1262" w:type="dxa"/>
            <w:tcBorders>
              <w:top w:val="single" w:sz="4" w:space="0" w:color="auto"/>
              <w:left w:val="single" w:sz="4" w:space="0" w:color="auto"/>
              <w:bottom w:val="single" w:sz="4" w:space="0" w:color="auto"/>
              <w:right w:val="single" w:sz="4" w:space="0" w:color="auto"/>
            </w:tcBorders>
            <w:shd w:val="clear" w:color="auto" w:fill="ADADAD"/>
            <w:vAlign w:val="bottom"/>
          </w:tcPr>
          <w:p w14:paraId="60BED061" w14:textId="6EB554CA" w:rsidR="1351BCD0" w:rsidRDefault="1351BCD0" w:rsidP="1351BCD0">
            <w:pPr>
              <w:jc w:val="center"/>
            </w:pPr>
            <w:r w:rsidRPr="1351BCD0">
              <w:rPr>
                <w:rFonts w:ascii="Aptos Narrow" w:eastAsia="Aptos Narrow" w:hAnsi="Aptos Narrow" w:cs="Aptos Narrow"/>
                <w:b/>
                <w:bCs/>
                <w:color w:val="000000" w:themeColor="text1"/>
                <w:sz w:val="22"/>
                <w:szCs w:val="22"/>
              </w:rPr>
              <w:t>Use of Personal phone for 2 step verification codes and security checks</w:t>
            </w:r>
          </w:p>
        </w:tc>
        <w:tc>
          <w:tcPr>
            <w:tcW w:w="2071" w:type="dxa"/>
            <w:tcBorders>
              <w:top w:val="single" w:sz="4" w:space="0" w:color="auto"/>
              <w:left w:val="single" w:sz="4" w:space="0" w:color="auto"/>
              <w:bottom w:val="single" w:sz="4" w:space="0" w:color="auto"/>
              <w:right w:val="single" w:sz="4" w:space="0" w:color="auto"/>
            </w:tcBorders>
            <w:shd w:val="clear" w:color="auto" w:fill="ADADAD"/>
            <w:vAlign w:val="bottom"/>
          </w:tcPr>
          <w:p w14:paraId="725EBEE3" w14:textId="1B3918AA" w:rsidR="1351BCD0" w:rsidRDefault="1351BCD0" w:rsidP="1351BCD0">
            <w:pPr>
              <w:jc w:val="center"/>
            </w:pPr>
            <w:r w:rsidRPr="1351BCD0">
              <w:rPr>
                <w:rFonts w:ascii="Aptos Narrow" w:eastAsia="Aptos Narrow" w:hAnsi="Aptos Narrow" w:cs="Aptos Narrow"/>
                <w:b/>
                <w:bCs/>
                <w:color w:val="000000" w:themeColor="text1"/>
                <w:sz w:val="22"/>
                <w:szCs w:val="22"/>
              </w:rPr>
              <w:t xml:space="preserve">Recommend setting $15 per month or approximately 10% of total cell phone use per employee for personal use </w:t>
            </w:r>
          </w:p>
        </w:tc>
        <w:tc>
          <w:tcPr>
            <w:tcW w:w="1077" w:type="dxa"/>
            <w:tcBorders>
              <w:top w:val="single" w:sz="4" w:space="0" w:color="auto"/>
              <w:left w:val="single" w:sz="4" w:space="0" w:color="auto"/>
              <w:bottom w:val="single" w:sz="4" w:space="0" w:color="auto"/>
              <w:right w:val="single" w:sz="4" w:space="0" w:color="auto"/>
            </w:tcBorders>
            <w:shd w:val="clear" w:color="auto" w:fill="ADADAD"/>
            <w:vAlign w:val="bottom"/>
          </w:tcPr>
          <w:p w14:paraId="0AB9C0F9" w14:textId="61878B59"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90.00 </w:t>
            </w:r>
          </w:p>
        </w:tc>
        <w:tc>
          <w:tcPr>
            <w:tcW w:w="1017" w:type="dxa"/>
            <w:tcBorders>
              <w:top w:val="single" w:sz="4" w:space="0" w:color="auto"/>
              <w:left w:val="single" w:sz="4" w:space="0" w:color="auto"/>
              <w:bottom w:val="single" w:sz="4" w:space="0" w:color="auto"/>
              <w:right w:val="single" w:sz="4" w:space="0" w:color="auto"/>
            </w:tcBorders>
            <w:shd w:val="clear" w:color="auto" w:fill="ADADAD"/>
            <w:vAlign w:val="bottom"/>
          </w:tcPr>
          <w:p w14:paraId="55644D85" w14:textId="4B72A756"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1,080.00 </w:t>
            </w:r>
          </w:p>
        </w:tc>
      </w:tr>
      <w:tr w:rsidR="1351BCD0" w14:paraId="27D0F67A"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vAlign w:val="bottom"/>
          </w:tcPr>
          <w:p w14:paraId="1F8BAC7D" w14:textId="55244DF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795" w:type="dxa"/>
            <w:tcBorders>
              <w:top w:val="single" w:sz="4" w:space="0" w:color="auto"/>
              <w:left w:val="single" w:sz="4" w:space="0" w:color="auto"/>
              <w:bottom w:val="single" w:sz="4" w:space="0" w:color="auto"/>
              <w:right w:val="single" w:sz="4" w:space="0" w:color="auto"/>
            </w:tcBorders>
            <w:vAlign w:val="bottom"/>
          </w:tcPr>
          <w:p w14:paraId="005D4001" w14:textId="55B7DD70"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262" w:type="dxa"/>
            <w:tcBorders>
              <w:top w:val="single" w:sz="4" w:space="0" w:color="auto"/>
              <w:left w:val="single" w:sz="4" w:space="0" w:color="auto"/>
              <w:bottom w:val="single" w:sz="4" w:space="0" w:color="auto"/>
              <w:right w:val="single" w:sz="4" w:space="0" w:color="auto"/>
            </w:tcBorders>
            <w:vAlign w:val="bottom"/>
          </w:tcPr>
          <w:p w14:paraId="3B358A3C" w14:textId="65013B13"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vAlign w:val="bottom"/>
          </w:tcPr>
          <w:p w14:paraId="5F39F628" w14:textId="6BF4C287"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77" w:type="dxa"/>
            <w:tcBorders>
              <w:top w:val="single" w:sz="4" w:space="0" w:color="auto"/>
              <w:left w:val="single" w:sz="4" w:space="0" w:color="auto"/>
              <w:bottom w:val="single" w:sz="4" w:space="0" w:color="auto"/>
              <w:right w:val="single" w:sz="4" w:space="0" w:color="auto"/>
            </w:tcBorders>
            <w:vAlign w:val="bottom"/>
          </w:tcPr>
          <w:p w14:paraId="7819BD61" w14:textId="47049C0A"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017" w:type="dxa"/>
            <w:tcBorders>
              <w:top w:val="single" w:sz="4" w:space="0" w:color="auto"/>
              <w:left w:val="single" w:sz="4" w:space="0" w:color="auto"/>
              <w:bottom w:val="single" w:sz="4" w:space="0" w:color="auto"/>
              <w:right w:val="single" w:sz="4" w:space="0" w:color="auto"/>
            </w:tcBorders>
            <w:vAlign w:val="bottom"/>
          </w:tcPr>
          <w:p w14:paraId="4D86B0DD" w14:textId="52FB1528"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r>
      <w:tr w:rsidR="1351BCD0" w14:paraId="49606B62" w14:textId="77777777" w:rsidTr="1351BCD0">
        <w:trPr>
          <w:trHeight w:val="285"/>
        </w:trPr>
        <w:tc>
          <w:tcPr>
            <w:tcW w:w="2138" w:type="dxa"/>
            <w:tcBorders>
              <w:top w:val="single" w:sz="4" w:space="0" w:color="auto"/>
              <w:left w:val="single" w:sz="4" w:space="0" w:color="auto"/>
              <w:bottom w:val="single" w:sz="4" w:space="0" w:color="auto"/>
              <w:right w:val="single" w:sz="4" w:space="0" w:color="auto"/>
            </w:tcBorders>
            <w:vAlign w:val="bottom"/>
          </w:tcPr>
          <w:p w14:paraId="10810BEF" w14:textId="63653CDC"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795" w:type="dxa"/>
            <w:tcBorders>
              <w:top w:val="single" w:sz="4" w:space="0" w:color="auto"/>
              <w:left w:val="single" w:sz="4" w:space="0" w:color="auto"/>
              <w:bottom w:val="single" w:sz="4" w:space="0" w:color="auto"/>
              <w:right w:val="single" w:sz="4" w:space="0" w:color="auto"/>
            </w:tcBorders>
            <w:vAlign w:val="bottom"/>
          </w:tcPr>
          <w:p w14:paraId="02064BAF" w14:textId="77FB9B37"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1262" w:type="dxa"/>
            <w:tcBorders>
              <w:top w:val="single" w:sz="4" w:space="0" w:color="auto"/>
              <w:left w:val="single" w:sz="4" w:space="0" w:color="auto"/>
              <w:bottom w:val="single" w:sz="4" w:space="0" w:color="auto"/>
              <w:right w:val="single" w:sz="4" w:space="0" w:color="auto"/>
            </w:tcBorders>
            <w:vAlign w:val="bottom"/>
          </w:tcPr>
          <w:p w14:paraId="032149F6" w14:textId="202357B4" w:rsidR="1351BCD0" w:rsidRDefault="1351BCD0" w:rsidP="1351BCD0">
            <w:pPr>
              <w:jc w:val="center"/>
            </w:pPr>
            <w:r w:rsidRPr="1351BCD0">
              <w:rPr>
                <w:rFonts w:ascii="Aptos Narrow" w:eastAsia="Aptos Narrow" w:hAnsi="Aptos Narrow" w:cs="Aptos Narrow"/>
                <w:b/>
                <w:bCs/>
                <w:color w:val="000000" w:themeColor="text1"/>
                <w:sz w:val="22"/>
                <w:szCs w:val="22"/>
              </w:rPr>
              <w:t xml:space="preserve"> </w:t>
            </w:r>
          </w:p>
        </w:tc>
        <w:tc>
          <w:tcPr>
            <w:tcW w:w="2071" w:type="dxa"/>
            <w:tcBorders>
              <w:top w:val="single" w:sz="4" w:space="0" w:color="auto"/>
              <w:left w:val="single" w:sz="4" w:space="0" w:color="auto"/>
              <w:bottom w:val="single" w:sz="4" w:space="0" w:color="auto"/>
              <w:right w:val="single" w:sz="4" w:space="0" w:color="auto"/>
            </w:tcBorders>
            <w:shd w:val="clear" w:color="auto" w:fill="E49EDD"/>
            <w:vAlign w:val="bottom"/>
          </w:tcPr>
          <w:p w14:paraId="1FFA5A1C" w14:textId="2E218C63" w:rsidR="1351BCD0" w:rsidRDefault="1351BCD0" w:rsidP="1351BCD0">
            <w:pPr>
              <w:jc w:val="center"/>
            </w:pPr>
            <w:r w:rsidRPr="1351BCD0">
              <w:rPr>
                <w:rFonts w:ascii="Aptos Narrow" w:eastAsia="Aptos Narrow" w:hAnsi="Aptos Narrow" w:cs="Aptos Narrow"/>
                <w:b/>
                <w:bCs/>
                <w:color w:val="000000" w:themeColor="text1"/>
                <w:sz w:val="22"/>
                <w:szCs w:val="22"/>
              </w:rPr>
              <w:t>Total Cost:</w:t>
            </w:r>
          </w:p>
        </w:tc>
        <w:tc>
          <w:tcPr>
            <w:tcW w:w="1077" w:type="dxa"/>
            <w:tcBorders>
              <w:top w:val="single" w:sz="4" w:space="0" w:color="auto"/>
              <w:left w:val="single" w:sz="4" w:space="0" w:color="auto"/>
              <w:bottom w:val="single" w:sz="4" w:space="0" w:color="auto"/>
              <w:right w:val="single" w:sz="4" w:space="0" w:color="auto"/>
            </w:tcBorders>
            <w:shd w:val="clear" w:color="auto" w:fill="E49EDD"/>
            <w:vAlign w:val="bottom"/>
          </w:tcPr>
          <w:p w14:paraId="5A616374" w14:textId="37C9B5F2" w:rsidR="1351BCD0" w:rsidRDefault="1351BCD0" w:rsidP="1351BCD0">
            <w:pPr>
              <w:jc w:val="center"/>
            </w:pPr>
            <w:r w:rsidRPr="1351BCD0">
              <w:rPr>
                <w:rFonts w:ascii="Aptos Narrow" w:eastAsia="Aptos Narrow" w:hAnsi="Aptos Narrow" w:cs="Aptos Narrow"/>
                <w:b/>
                <w:bCs/>
                <w:color w:val="000000" w:themeColor="text1"/>
                <w:sz w:val="22"/>
                <w:szCs w:val="22"/>
              </w:rPr>
              <w:t xml:space="preserve"> $                      195.00 </w:t>
            </w:r>
          </w:p>
        </w:tc>
        <w:tc>
          <w:tcPr>
            <w:tcW w:w="1017" w:type="dxa"/>
            <w:tcBorders>
              <w:top w:val="single" w:sz="4" w:space="0" w:color="auto"/>
              <w:left w:val="single" w:sz="4" w:space="0" w:color="auto"/>
              <w:bottom w:val="single" w:sz="4" w:space="0" w:color="auto"/>
              <w:right w:val="single" w:sz="4" w:space="0" w:color="auto"/>
            </w:tcBorders>
            <w:shd w:val="clear" w:color="auto" w:fill="E49EDD"/>
            <w:vAlign w:val="bottom"/>
          </w:tcPr>
          <w:p w14:paraId="79835973" w14:textId="2083604F" w:rsidR="1351BCD0" w:rsidRDefault="1351BCD0" w:rsidP="1351BCD0">
            <w:pPr>
              <w:jc w:val="center"/>
            </w:pPr>
            <w:r w:rsidRPr="1351BCD0">
              <w:rPr>
                <w:rFonts w:ascii="Aptos Narrow" w:eastAsia="Aptos Narrow" w:hAnsi="Aptos Narrow" w:cs="Aptos Narrow"/>
                <w:b/>
                <w:bCs/>
                <w:color w:val="000000" w:themeColor="text1"/>
                <w:sz w:val="22"/>
                <w:szCs w:val="22"/>
              </w:rPr>
              <w:t>$3,888.38</w:t>
            </w:r>
          </w:p>
        </w:tc>
      </w:tr>
    </w:tbl>
    <w:p w14:paraId="471BBEC4" w14:textId="3AAF0DAE" w:rsidR="2DFFC1D3" w:rsidRDefault="2DFFC1D3" w:rsidP="1351BCD0">
      <w:pPr>
        <w:tabs>
          <w:tab w:val="left" w:pos="8367"/>
        </w:tabs>
        <w:rPr>
          <w:rFonts w:ascii="Avenir Next Condensed" w:hAnsi="Avenir Next Condensed"/>
          <w:sz w:val="28"/>
          <w:szCs w:val="28"/>
        </w:rPr>
      </w:pPr>
    </w:p>
    <w:p w14:paraId="36E83EF2" w14:textId="77777777" w:rsidR="00820D20" w:rsidRDefault="00820D20" w:rsidP="1351BCD0">
      <w:pPr>
        <w:tabs>
          <w:tab w:val="left" w:pos="8367"/>
        </w:tabs>
        <w:rPr>
          <w:rFonts w:ascii="Avenir Next Condensed" w:hAnsi="Avenir Next Condensed"/>
          <w:sz w:val="28"/>
          <w:szCs w:val="28"/>
        </w:rPr>
      </w:pPr>
    </w:p>
    <w:p w14:paraId="038F88C3" w14:textId="77777777" w:rsidR="00820D20" w:rsidRDefault="00820D20" w:rsidP="1351BCD0">
      <w:pPr>
        <w:tabs>
          <w:tab w:val="left" w:pos="8367"/>
        </w:tabs>
        <w:rPr>
          <w:rFonts w:ascii="Avenir Next Condensed" w:hAnsi="Avenir Next Condensed"/>
          <w:sz w:val="28"/>
          <w:szCs w:val="28"/>
        </w:rPr>
      </w:pPr>
    </w:p>
    <w:p w14:paraId="6E640E5C" w14:textId="77777777" w:rsidR="00820D20" w:rsidRDefault="00820D20" w:rsidP="1351BCD0">
      <w:pPr>
        <w:tabs>
          <w:tab w:val="left" w:pos="8367"/>
        </w:tabs>
        <w:rPr>
          <w:rFonts w:ascii="Avenir Next Condensed" w:hAnsi="Avenir Next Condensed"/>
          <w:sz w:val="28"/>
          <w:szCs w:val="28"/>
        </w:rPr>
      </w:pPr>
    </w:p>
    <w:p w14:paraId="6B052A02" w14:textId="77777777" w:rsidR="00820D20" w:rsidRDefault="00820D20" w:rsidP="1351BCD0">
      <w:pPr>
        <w:tabs>
          <w:tab w:val="left" w:pos="8367"/>
        </w:tabs>
        <w:rPr>
          <w:rFonts w:ascii="Avenir Next Condensed" w:hAnsi="Avenir Next Condensed"/>
          <w:sz w:val="28"/>
          <w:szCs w:val="28"/>
        </w:rPr>
      </w:pPr>
    </w:p>
    <w:p w14:paraId="1571313B" w14:textId="77777777" w:rsidR="00820D20" w:rsidRDefault="00820D20" w:rsidP="1351BCD0">
      <w:pPr>
        <w:tabs>
          <w:tab w:val="left" w:pos="8367"/>
        </w:tabs>
        <w:rPr>
          <w:rFonts w:ascii="Avenir Next Condensed" w:hAnsi="Avenir Next Condensed"/>
          <w:sz w:val="28"/>
          <w:szCs w:val="28"/>
        </w:rPr>
      </w:pPr>
    </w:p>
    <w:p w14:paraId="1BE727AC" w14:textId="77777777" w:rsidR="00820D20" w:rsidRDefault="00820D20" w:rsidP="1351BCD0">
      <w:pPr>
        <w:tabs>
          <w:tab w:val="left" w:pos="8367"/>
        </w:tabs>
        <w:rPr>
          <w:rFonts w:ascii="Avenir Next Condensed" w:hAnsi="Avenir Next Condensed"/>
          <w:sz w:val="28"/>
          <w:szCs w:val="28"/>
        </w:rPr>
      </w:pPr>
    </w:p>
    <w:p w14:paraId="575BE3AF" w14:textId="77777777" w:rsidR="00820D20" w:rsidRDefault="00820D20" w:rsidP="1351BCD0">
      <w:pPr>
        <w:tabs>
          <w:tab w:val="left" w:pos="8367"/>
        </w:tabs>
        <w:rPr>
          <w:rFonts w:ascii="Avenir Next Condensed" w:hAnsi="Avenir Next Condensed"/>
          <w:sz w:val="28"/>
          <w:szCs w:val="28"/>
        </w:rPr>
      </w:pPr>
    </w:p>
    <w:p w14:paraId="12E21365" w14:textId="77777777" w:rsidR="00820D20" w:rsidRDefault="00820D20" w:rsidP="1351BCD0">
      <w:pPr>
        <w:tabs>
          <w:tab w:val="left" w:pos="8367"/>
        </w:tabs>
        <w:rPr>
          <w:rFonts w:ascii="Avenir Next Condensed" w:hAnsi="Avenir Next Condensed"/>
          <w:sz w:val="28"/>
          <w:szCs w:val="28"/>
        </w:rPr>
      </w:pPr>
    </w:p>
    <w:p w14:paraId="2E80C44B" w14:textId="77777777" w:rsidR="00D332BC" w:rsidRDefault="00D332BC" w:rsidP="1351BCD0">
      <w:pPr>
        <w:tabs>
          <w:tab w:val="left" w:pos="8367"/>
        </w:tabs>
        <w:rPr>
          <w:rFonts w:ascii="Avenir Next Condensed" w:hAnsi="Avenir Next Condensed"/>
          <w:sz w:val="28"/>
          <w:szCs w:val="28"/>
        </w:rPr>
      </w:pPr>
    </w:p>
    <w:p w14:paraId="1A45B699" w14:textId="0C8D9459" w:rsidR="00820D20" w:rsidRDefault="00820D20" w:rsidP="1351BCD0">
      <w:pPr>
        <w:tabs>
          <w:tab w:val="left" w:pos="8367"/>
        </w:tabs>
        <w:rPr>
          <w:rFonts w:ascii="Avenir Next Condensed" w:hAnsi="Avenir Next Condensed"/>
          <w:sz w:val="28"/>
          <w:szCs w:val="28"/>
          <w:u w:val="single"/>
        </w:rPr>
      </w:pPr>
      <w:r w:rsidRPr="00820D20">
        <w:rPr>
          <w:rFonts w:ascii="Avenir Next Condensed" w:hAnsi="Avenir Next Condensed"/>
          <w:sz w:val="28"/>
          <w:szCs w:val="28"/>
          <w:u w:val="single"/>
        </w:rPr>
        <w:lastRenderedPageBreak/>
        <w:t xml:space="preserve">Appendix </w:t>
      </w:r>
    </w:p>
    <w:p w14:paraId="2EEE2134" w14:textId="77777777" w:rsidR="00820D20" w:rsidRDefault="00820D20" w:rsidP="1351BCD0">
      <w:pPr>
        <w:tabs>
          <w:tab w:val="left" w:pos="8367"/>
        </w:tabs>
        <w:rPr>
          <w:rFonts w:ascii="Avenir Next Condensed" w:hAnsi="Avenir Next Condensed"/>
          <w:sz w:val="28"/>
          <w:szCs w:val="28"/>
        </w:rPr>
      </w:pPr>
    </w:p>
    <w:p w14:paraId="45F3F006" w14:textId="04CC0C9B" w:rsidR="00820D20" w:rsidRPr="00820D20" w:rsidRDefault="00820D20" w:rsidP="1351BCD0">
      <w:pPr>
        <w:tabs>
          <w:tab w:val="left" w:pos="8367"/>
        </w:tabs>
        <w:rPr>
          <w:rFonts w:ascii="Avenir Next Condensed" w:hAnsi="Avenir Next Condensed"/>
          <w:sz w:val="28"/>
          <w:szCs w:val="28"/>
          <w:u w:val="single"/>
        </w:rPr>
      </w:pPr>
      <w:r w:rsidRPr="00820D20">
        <w:rPr>
          <w:rFonts w:ascii="Avenir Next Condensed" w:hAnsi="Avenir Next Condensed"/>
          <w:sz w:val="28"/>
          <w:szCs w:val="28"/>
          <w:u w:val="single"/>
        </w:rPr>
        <w:t xml:space="preserve">Enterprise Architecture: </w:t>
      </w:r>
    </w:p>
    <w:p w14:paraId="29EA7085" w14:textId="0B36B297" w:rsidR="00820D20" w:rsidRDefault="00820D20" w:rsidP="1351BCD0">
      <w:pPr>
        <w:tabs>
          <w:tab w:val="left" w:pos="8367"/>
        </w:tabs>
        <w:rPr>
          <w:rFonts w:ascii="Avenir Next Condensed" w:hAnsi="Avenir Next Condensed"/>
          <w:sz w:val="28"/>
          <w:szCs w:val="28"/>
        </w:rPr>
      </w:pPr>
      <w:r>
        <w:rPr>
          <w:rStyle w:val="wacimagecontainer"/>
          <w:rFonts w:ascii="Segoe UI" w:hAnsi="Segoe UI" w:cs="Segoe UI"/>
          <w:noProof/>
          <w:color w:val="000000"/>
          <w:sz w:val="18"/>
          <w:szCs w:val="18"/>
          <w:shd w:val="clear" w:color="auto" w:fill="FFFFFF"/>
        </w:rPr>
        <w:drawing>
          <wp:inline distT="0" distB="0" distL="0" distR="0" wp14:anchorId="74A8A6D5" wp14:editId="5CD50766">
            <wp:extent cx="4435813" cy="2098007"/>
            <wp:effectExtent l="0" t="0" r="0" b="0"/>
            <wp:docPr id="52452398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598" cy="2110676"/>
                    </a:xfrm>
                    <a:prstGeom prst="rect">
                      <a:avLst/>
                    </a:prstGeom>
                    <a:noFill/>
                    <a:ln>
                      <a:noFill/>
                    </a:ln>
                  </pic:spPr>
                </pic:pic>
              </a:graphicData>
            </a:graphic>
          </wp:inline>
        </w:drawing>
      </w:r>
      <w:r>
        <w:rPr>
          <w:rFonts w:ascii="Avenir Next Condensed" w:hAnsi="Avenir Next Condensed"/>
          <w:color w:val="000000"/>
          <w:sz w:val="28"/>
          <w:szCs w:val="28"/>
          <w:shd w:val="clear" w:color="auto" w:fill="FFFFFF"/>
        </w:rPr>
        <w:br/>
      </w:r>
    </w:p>
    <w:p w14:paraId="3D8F9487" w14:textId="168A7830" w:rsidR="00820D20" w:rsidRDefault="00820D20" w:rsidP="1351BCD0">
      <w:pPr>
        <w:tabs>
          <w:tab w:val="left" w:pos="8367"/>
        </w:tabs>
        <w:rPr>
          <w:rFonts w:ascii="Avenir Next Condensed" w:hAnsi="Avenir Next Condensed"/>
          <w:sz w:val="28"/>
          <w:szCs w:val="28"/>
          <w:u w:val="single"/>
        </w:rPr>
      </w:pPr>
      <w:r w:rsidRPr="00820D20">
        <w:rPr>
          <w:rFonts w:ascii="Avenir Next Condensed" w:hAnsi="Avenir Next Condensed"/>
          <w:sz w:val="28"/>
          <w:szCs w:val="28"/>
          <w:u w:val="single"/>
        </w:rPr>
        <w:t>Logical Network Diagram</w:t>
      </w:r>
    </w:p>
    <w:p w14:paraId="227798C6" w14:textId="4D5BDA0F" w:rsidR="00820D20" w:rsidRDefault="00820D20" w:rsidP="1351BCD0">
      <w:pPr>
        <w:tabs>
          <w:tab w:val="left" w:pos="8367"/>
        </w:tabs>
        <w:rPr>
          <w:rFonts w:ascii="Avenir Next Condensed" w:hAnsi="Avenir Next Condensed"/>
          <w:sz w:val="28"/>
          <w:szCs w:val="28"/>
          <w:u w:val="single"/>
        </w:rPr>
      </w:pPr>
      <w:r>
        <w:rPr>
          <w:rStyle w:val="wacimagecontainer"/>
          <w:rFonts w:ascii="Segoe UI" w:hAnsi="Segoe UI" w:cs="Segoe UI"/>
          <w:noProof/>
          <w:color w:val="000000"/>
          <w:sz w:val="18"/>
          <w:szCs w:val="18"/>
          <w:shd w:val="clear" w:color="auto" w:fill="E1E3E6"/>
        </w:rPr>
        <w:drawing>
          <wp:inline distT="0" distB="0" distL="0" distR="0" wp14:anchorId="1BDA122D" wp14:editId="4D57E459">
            <wp:extent cx="4007796" cy="4448770"/>
            <wp:effectExtent l="0" t="0" r="5715" b="0"/>
            <wp:docPr id="2048852110"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puter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9322" cy="4461565"/>
                    </a:xfrm>
                    <a:prstGeom prst="rect">
                      <a:avLst/>
                    </a:prstGeom>
                    <a:noFill/>
                    <a:ln>
                      <a:noFill/>
                    </a:ln>
                  </pic:spPr>
                </pic:pic>
              </a:graphicData>
            </a:graphic>
          </wp:inline>
        </w:drawing>
      </w:r>
      <w:r>
        <w:rPr>
          <w:rFonts w:ascii="Avenir Next Condensed" w:hAnsi="Avenir Next Condensed"/>
          <w:color w:val="000000"/>
          <w:sz w:val="28"/>
          <w:szCs w:val="28"/>
          <w:shd w:val="clear" w:color="auto" w:fill="FFFFFF"/>
        </w:rPr>
        <w:br/>
      </w:r>
    </w:p>
    <w:p w14:paraId="21637EC1" w14:textId="1CD66C3C" w:rsidR="00820D20" w:rsidRDefault="00820D20" w:rsidP="1351BCD0">
      <w:pPr>
        <w:tabs>
          <w:tab w:val="left" w:pos="8367"/>
        </w:tabs>
        <w:rPr>
          <w:rFonts w:ascii="Avenir Next Condensed" w:hAnsi="Avenir Next Condensed"/>
          <w:sz w:val="28"/>
          <w:szCs w:val="28"/>
          <w:u w:val="single"/>
        </w:rPr>
      </w:pPr>
      <w:r>
        <w:rPr>
          <w:rFonts w:ascii="Avenir Next Condensed" w:hAnsi="Avenir Next Condensed"/>
          <w:sz w:val="28"/>
          <w:szCs w:val="28"/>
          <w:u w:val="single"/>
        </w:rPr>
        <w:lastRenderedPageBreak/>
        <w:t xml:space="preserve">Physical Network Structure: </w:t>
      </w:r>
    </w:p>
    <w:p w14:paraId="7F0E73B5" w14:textId="654D7661" w:rsidR="00820D20" w:rsidRPr="00820D20" w:rsidRDefault="00820D20" w:rsidP="1351BCD0">
      <w:pPr>
        <w:tabs>
          <w:tab w:val="left" w:pos="8367"/>
        </w:tabs>
        <w:rPr>
          <w:rFonts w:ascii="Avenir Next Condensed" w:hAnsi="Avenir Next Condensed"/>
          <w:sz w:val="28"/>
          <w:szCs w:val="28"/>
          <w:u w:val="single"/>
        </w:rPr>
      </w:pPr>
      <w:r>
        <w:rPr>
          <w:rStyle w:val="wacimagecontainer"/>
          <w:rFonts w:ascii="Segoe UI" w:hAnsi="Segoe UI" w:cs="Segoe UI"/>
          <w:noProof/>
          <w:color w:val="000000"/>
          <w:sz w:val="18"/>
          <w:szCs w:val="18"/>
          <w:shd w:val="clear" w:color="auto" w:fill="E1E3E6"/>
        </w:rPr>
        <w:drawing>
          <wp:inline distT="0" distB="0" distL="0" distR="0" wp14:anchorId="26996E3A" wp14:editId="7389CBA3">
            <wp:extent cx="5943600" cy="3489960"/>
            <wp:effectExtent l="0" t="0" r="0" b="2540"/>
            <wp:docPr id="1609919314" name="Picture 3" descr="A bluepri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ueprint of a stor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r>
        <w:rPr>
          <w:rFonts w:ascii="Calibri" w:hAnsi="Calibri" w:cs="Calibri"/>
          <w:color w:val="000000"/>
          <w:shd w:val="clear" w:color="auto" w:fill="FFFFFF"/>
        </w:rPr>
        <w:br/>
      </w:r>
    </w:p>
    <w:sectPr w:rsidR="00820D20" w:rsidRPr="00820D20" w:rsidSect="00155EE4">
      <w:pgSz w:w="12240" w:h="15840"/>
      <w:pgMar w:top="1440" w:right="1440" w:bottom="1440" w:left="1440" w:header="720" w:footer="720" w:gutter="0"/>
      <w:pgBorders w:offsetFrom="page">
        <w:top w:val="single" w:sz="36" w:space="24" w:color="E42D9E"/>
        <w:left w:val="single" w:sz="36" w:space="24" w:color="E42D9E"/>
        <w:bottom w:val="single" w:sz="36" w:space="24" w:color="E42D9E"/>
        <w:right w:val="single" w:sz="36" w:space="24" w:color="E42D9E"/>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Next Condensed">
    <w:altName w:val="Calibri"/>
    <w:panose1 w:val="020B0506020202020204"/>
    <w:charset w:val="00"/>
    <w:family w:val="swiss"/>
    <w:pitch w:val="variable"/>
    <w:sig w:usb0="8000002F" w:usb1="5000204A" w:usb2="00000000" w:usb3="00000000" w:csb0="0000009B" w:csb1="00000000"/>
  </w:font>
  <w:font w:name="Tamil Sangam MN">
    <w:panose1 w:val="00000500000000000000"/>
    <w:charset w:val="00"/>
    <w:family w:val="auto"/>
    <w:pitch w:val="variable"/>
    <w:sig w:usb0="00108003" w:usb1="02000004" w:usb2="00000000" w:usb3="00000000" w:csb0="00000001" w:csb1="00000000"/>
  </w:font>
  <w:font w:name="Fairwater Script">
    <w:panose1 w:val="02000507000000020003"/>
    <w:charset w:val="00"/>
    <w:family w:val="auto"/>
    <w:pitch w:val="variable"/>
    <w:sig w:usb0="A000002F" w:usb1="1000004B" w:usb2="00000000" w:usb3="00000000" w:csb0="00000001" w:csb1="00000000"/>
  </w:font>
  <w:font w:name="Aptos Narrow">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YsqM8QZlrhlgGL" int2:id="6qBq0Mjc">
      <int2:state int2:value="Rejected" int2:type="AugLoop_Text_Critique"/>
    </int2:textHash>
    <int2:bookmark int2:bookmarkName="_Int_UaqjmAQY" int2:invalidationBookmarkName="" int2:hashCode="tJPReblAoVsm4P" int2:id="E3OT1KMs">
      <int2:state int2:value="Rejected" int2:type="AugLoop_Text_Critique"/>
    </int2:bookmark>
    <int2:bookmark int2:bookmarkName="_Int_v8Sx3KVw" int2:invalidationBookmarkName="" int2:hashCode="o+0nsz6voyOkPH" int2:id="FnDxhO9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17342"/>
    <w:multiLevelType w:val="hybridMultilevel"/>
    <w:tmpl w:val="12767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656485"/>
    <w:multiLevelType w:val="hybridMultilevel"/>
    <w:tmpl w:val="E5941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C67AF"/>
    <w:multiLevelType w:val="hybridMultilevel"/>
    <w:tmpl w:val="6FCEC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55AD2"/>
    <w:multiLevelType w:val="hybridMultilevel"/>
    <w:tmpl w:val="8440F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17FFD"/>
    <w:multiLevelType w:val="hybridMultilevel"/>
    <w:tmpl w:val="E39C8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5D7005"/>
    <w:multiLevelType w:val="hybridMultilevel"/>
    <w:tmpl w:val="2D04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9C19E9"/>
    <w:multiLevelType w:val="multilevel"/>
    <w:tmpl w:val="495C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C61631"/>
    <w:multiLevelType w:val="hybridMultilevel"/>
    <w:tmpl w:val="01081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1443183">
    <w:abstractNumId w:val="5"/>
  </w:num>
  <w:num w:numId="2" w16cid:durableId="1070538286">
    <w:abstractNumId w:val="0"/>
  </w:num>
  <w:num w:numId="3" w16cid:durableId="1282492846">
    <w:abstractNumId w:val="6"/>
  </w:num>
  <w:num w:numId="4" w16cid:durableId="200746747">
    <w:abstractNumId w:val="2"/>
  </w:num>
  <w:num w:numId="5" w16cid:durableId="1076514139">
    <w:abstractNumId w:val="1"/>
  </w:num>
  <w:num w:numId="6" w16cid:durableId="1248150508">
    <w:abstractNumId w:val="7"/>
  </w:num>
  <w:num w:numId="7" w16cid:durableId="1946764260">
    <w:abstractNumId w:val="3"/>
  </w:num>
  <w:num w:numId="8" w16cid:durableId="712119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D17"/>
    <w:rsid w:val="00021904"/>
    <w:rsid w:val="000409C2"/>
    <w:rsid w:val="000422F2"/>
    <w:rsid w:val="00046910"/>
    <w:rsid w:val="00064BAA"/>
    <w:rsid w:val="00066DA6"/>
    <w:rsid w:val="000B55E6"/>
    <w:rsid w:val="000C0D3E"/>
    <w:rsid w:val="000C1D4A"/>
    <w:rsid w:val="000F310F"/>
    <w:rsid w:val="0010042F"/>
    <w:rsid w:val="0012626D"/>
    <w:rsid w:val="001325F7"/>
    <w:rsid w:val="00134E94"/>
    <w:rsid w:val="00155EE4"/>
    <w:rsid w:val="00156B6C"/>
    <w:rsid w:val="00164FF0"/>
    <w:rsid w:val="001720B0"/>
    <w:rsid w:val="001923C8"/>
    <w:rsid w:val="001A24C2"/>
    <w:rsid w:val="001A7109"/>
    <w:rsid w:val="001C486E"/>
    <w:rsid w:val="001C77F2"/>
    <w:rsid w:val="002124C0"/>
    <w:rsid w:val="00213D5C"/>
    <w:rsid w:val="00216F18"/>
    <w:rsid w:val="00217B3F"/>
    <w:rsid w:val="00232BD3"/>
    <w:rsid w:val="00232D95"/>
    <w:rsid w:val="0023352D"/>
    <w:rsid w:val="00281471"/>
    <w:rsid w:val="002A1D01"/>
    <w:rsid w:val="002A7A35"/>
    <w:rsid w:val="002C07D6"/>
    <w:rsid w:val="002C3616"/>
    <w:rsid w:val="002E03BB"/>
    <w:rsid w:val="002F2F5C"/>
    <w:rsid w:val="002F3158"/>
    <w:rsid w:val="002F55F0"/>
    <w:rsid w:val="002F5C99"/>
    <w:rsid w:val="00321464"/>
    <w:rsid w:val="003254CF"/>
    <w:rsid w:val="003327B7"/>
    <w:rsid w:val="00357468"/>
    <w:rsid w:val="00384C20"/>
    <w:rsid w:val="0039623D"/>
    <w:rsid w:val="003965A2"/>
    <w:rsid w:val="003A62D0"/>
    <w:rsid w:val="003B0FD6"/>
    <w:rsid w:val="003B1FA7"/>
    <w:rsid w:val="003B3807"/>
    <w:rsid w:val="003D3DBD"/>
    <w:rsid w:val="003D5FC8"/>
    <w:rsid w:val="003D62BE"/>
    <w:rsid w:val="003F0DEE"/>
    <w:rsid w:val="004249E8"/>
    <w:rsid w:val="00456DB2"/>
    <w:rsid w:val="00473BBC"/>
    <w:rsid w:val="00496D71"/>
    <w:rsid w:val="004A043C"/>
    <w:rsid w:val="004D75FD"/>
    <w:rsid w:val="00504E40"/>
    <w:rsid w:val="005204F1"/>
    <w:rsid w:val="0053491E"/>
    <w:rsid w:val="00536DF7"/>
    <w:rsid w:val="00575D9B"/>
    <w:rsid w:val="005D1B90"/>
    <w:rsid w:val="005E651D"/>
    <w:rsid w:val="005E6F7F"/>
    <w:rsid w:val="005F055E"/>
    <w:rsid w:val="005F5981"/>
    <w:rsid w:val="006044B4"/>
    <w:rsid w:val="00611F65"/>
    <w:rsid w:val="00646193"/>
    <w:rsid w:val="00663C1C"/>
    <w:rsid w:val="00676A47"/>
    <w:rsid w:val="0068503F"/>
    <w:rsid w:val="00696FDB"/>
    <w:rsid w:val="006C419F"/>
    <w:rsid w:val="006D530A"/>
    <w:rsid w:val="006E3C49"/>
    <w:rsid w:val="007158E9"/>
    <w:rsid w:val="0074152A"/>
    <w:rsid w:val="007454C4"/>
    <w:rsid w:val="007575B2"/>
    <w:rsid w:val="0076755D"/>
    <w:rsid w:val="0076F929"/>
    <w:rsid w:val="007E4776"/>
    <w:rsid w:val="007E5F4A"/>
    <w:rsid w:val="008071A7"/>
    <w:rsid w:val="00815672"/>
    <w:rsid w:val="00820D20"/>
    <w:rsid w:val="00822E07"/>
    <w:rsid w:val="00843079"/>
    <w:rsid w:val="008600A7"/>
    <w:rsid w:val="00870108"/>
    <w:rsid w:val="00893E1D"/>
    <w:rsid w:val="00895825"/>
    <w:rsid w:val="008959D6"/>
    <w:rsid w:val="008F3873"/>
    <w:rsid w:val="00914BA3"/>
    <w:rsid w:val="00916010"/>
    <w:rsid w:val="00917BA9"/>
    <w:rsid w:val="009202B4"/>
    <w:rsid w:val="00920AF7"/>
    <w:rsid w:val="00930606"/>
    <w:rsid w:val="00942AAD"/>
    <w:rsid w:val="009440AA"/>
    <w:rsid w:val="00964A26"/>
    <w:rsid w:val="00990494"/>
    <w:rsid w:val="00991665"/>
    <w:rsid w:val="009B4362"/>
    <w:rsid w:val="009B72AC"/>
    <w:rsid w:val="009F0849"/>
    <w:rsid w:val="00A13BC3"/>
    <w:rsid w:val="00A26CC6"/>
    <w:rsid w:val="00A33811"/>
    <w:rsid w:val="00A37095"/>
    <w:rsid w:val="00A717F6"/>
    <w:rsid w:val="00A8118F"/>
    <w:rsid w:val="00A909D5"/>
    <w:rsid w:val="00A951E4"/>
    <w:rsid w:val="00AB0357"/>
    <w:rsid w:val="00AD7E72"/>
    <w:rsid w:val="00AF4AD6"/>
    <w:rsid w:val="00AF6E4E"/>
    <w:rsid w:val="00AF7B9C"/>
    <w:rsid w:val="00B07736"/>
    <w:rsid w:val="00B1054F"/>
    <w:rsid w:val="00B27A59"/>
    <w:rsid w:val="00B402E0"/>
    <w:rsid w:val="00B428BF"/>
    <w:rsid w:val="00B4495E"/>
    <w:rsid w:val="00B70902"/>
    <w:rsid w:val="00B82532"/>
    <w:rsid w:val="00B91B10"/>
    <w:rsid w:val="00BA01ED"/>
    <w:rsid w:val="00BA6185"/>
    <w:rsid w:val="00C32C9C"/>
    <w:rsid w:val="00C3650C"/>
    <w:rsid w:val="00C44529"/>
    <w:rsid w:val="00C629BA"/>
    <w:rsid w:val="00C766E5"/>
    <w:rsid w:val="00C76797"/>
    <w:rsid w:val="00C82E2C"/>
    <w:rsid w:val="00C84FAE"/>
    <w:rsid w:val="00C94273"/>
    <w:rsid w:val="00CC35F2"/>
    <w:rsid w:val="00CC4410"/>
    <w:rsid w:val="00CD4919"/>
    <w:rsid w:val="00CF0ECE"/>
    <w:rsid w:val="00CF42D8"/>
    <w:rsid w:val="00D15D2E"/>
    <w:rsid w:val="00D20984"/>
    <w:rsid w:val="00D31108"/>
    <w:rsid w:val="00D332BC"/>
    <w:rsid w:val="00D34FB5"/>
    <w:rsid w:val="00D41A5B"/>
    <w:rsid w:val="00D675C5"/>
    <w:rsid w:val="00D72D9D"/>
    <w:rsid w:val="00D748E9"/>
    <w:rsid w:val="00D76081"/>
    <w:rsid w:val="00D95F13"/>
    <w:rsid w:val="00D96E73"/>
    <w:rsid w:val="00DA3214"/>
    <w:rsid w:val="00DB0ED4"/>
    <w:rsid w:val="00DB729D"/>
    <w:rsid w:val="00DC2546"/>
    <w:rsid w:val="00DC7A6D"/>
    <w:rsid w:val="00DD0693"/>
    <w:rsid w:val="00DD64AD"/>
    <w:rsid w:val="00DE4EAD"/>
    <w:rsid w:val="00DE79FA"/>
    <w:rsid w:val="00E1297D"/>
    <w:rsid w:val="00E161B9"/>
    <w:rsid w:val="00E22B72"/>
    <w:rsid w:val="00E322EF"/>
    <w:rsid w:val="00E35DE0"/>
    <w:rsid w:val="00E403F7"/>
    <w:rsid w:val="00E463D1"/>
    <w:rsid w:val="00E46F69"/>
    <w:rsid w:val="00E523A4"/>
    <w:rsid w:val="00E71197"/>
    <w:rsid w:val="00E7504F"/>
    <w:rsid w:val="00E879DF"/>
    <w:rsid w:val="00E87DDB"/>
    <w:rsid w:val="00EB2D17"/>
    <w:rsid w:val="00EC75E4"/>
    <w:rsid w:val="00EE5D2B"/>
    <w:rsid w:val="00EF3E9D"/>
    <w:rsid w:val="00F01362"/>
    <w:rsid w:val="00F01FC2"/>
    <w:rsid w:val="00F14C97"/>
    <w:rsid w:val="00F21E7F"/>
    <w:rsid w:val="00F2674C"/>
    <w:rsid w:val="00F30A24"/>
    <w:rsid w:val="00F36ABD"/>
    <w:rsid w:val="00F52AFF"/>
    <w:rsid w:val="00F77FA4"/>
    <w:rsid w:val="00F91CD9"/>
    <w:rsid w:val="00FB4456"/>
    <w:rsid w:val="00FD75D3"/>
    <w:rsid w:val="017E3E2B"/>
    <w:rsid w:val="02319E18"/>
    <w:rsid w:val="03801B31"/>
    <w:rsid w:val="04B5D54A"/>
    <w:rsid w:val="078FC447"/>
    <w:rsid w:val="07B66574"/>
    <w:rsid w:val="093B87BC"/>
    <w:rsid w:val="0B210770"/>
    <w:rsid w:val="0BBEABEC"/>
    <w:rsid w:val="0C4566FC"/>
    <w:rsid w:val="0C6C524F"/>
    <w:rsid w:val="0C9FADF9"/>
    <w:rsid w:val="0DB82E94"/>
    <w:rsid w:val="0ED5C0B3"/>
    <w:rsid w:val="0F1C8C95"/>
    <w:rsid w:val="0F72A50E"/>
    <w:rsid w:val="0FD0F83E"/>
    <w:rsid w:val="10810883"/>
    <w:rsid w:val="10A19166"/>
    <w:rsid w:val="10ADF7D4"/>
    <w:rsid w:val="11908348"/>
    <w:rsid w:val="1194C76A"/>
    <w:rsid w:val="1205F842"/>
    <w:rsid w:val="120D973E"/>
    <w:rsid w:val="12429C51"/>
    <w:rsid w:val="12742032"/>
    <w:rsid w:val="12A14F77"/>
    <w:rsid w:val="12E8D6B7"/>
    <w:rsid w:val="1351BCD0"/>
    <w:rsid w:val="1356617F"/>
    <w:rsid w:val="136BF7A1"/>
    <w:rsid w:val="141E0BA2"/>
    <w:rsid w:val="14245B71"/>
    <w:rsid w:val="155530F2"/>
    <w:rsid w:val="18247475"/>
    <w:rsid w:val="183D3513"/>
    <w:rsid w:val="18CB9110"/>
    <w:rsid w:val="192F5448"/>
    <w:rsid w:val="1A52F100"/>
    <w:rsid w:val="1B32F2DC"/>
    <w:rsid w:val="1B52B4A7"/>
    <w:rsid w:val="1C799DB5"/>
    <w:rsid w:val="1CB6A581"/>
    <w:rsid w:val="1DC6B7DC"/>
    <w:rsid w:val="1E08EC89"/>
    <w:rsid w:val="204C8B4C"/>
    <w:rsid w:val="2078FE8C"/>
    <w:rsid w:val="20C70400"/>
    <w:rsid w:val="228B0E2F"/>
    <w:rsid w:val="22C1E57B"/>
    <w:rsid w:val="24EE2DB1"/>
    <w:rsid w:val="259B1E34"/>
    <w:rsid w:val="25FBAFC0"/>
    <w:rsid w:val="274E439D"/>
    <w:rsid w:val="276F928B"/>
    <w:rsid w:val="284E334C"/>
    <w:rsid w:val="286EF347"/>
    <w:rsid w:val="291224BB"/>
    <w:rsid w:val="29254D98"/>
    <w:rsid w:val="29558823"/>
    <w:rsid w:val="29D7D1D9"/>
    <w:rsid w:val="29FF68CA"/>
    <w:rsid w:val="2A10207D"/>
    <w:rsid w:val="2C8EB314"/>
    <w:rsid w:val="2D2431BD"/>
    <w:rsid w:val="2DFFC1D3"/>
    <w:rsid w:val="2EF9AAE9"/>
    <w:rsid w:val="309EC15F"/>
    <w:rsid w:val="30E969E7"/>
    <w:rsid w:val="3208F315"/>
    <w:rsid w:val="327847B4"/>
    <w:rsid w:val="33099547"/>
    <w:rsid w:val="33CCB9DB"/>
    <w:rsid w:val="33E94C48"/>
    <w:rsid w:val="3688F0CA"/>
    <w:rsid w:val="380615AE"/>
    <w:rsid w:val="3B621375"/>
    <w:rsid w:val="3BAD39F9"/>
    <w:rsid w:val="3CD81D67"/>
    <w:rsid w:val="3DC2B0C6"/>
    <w:rsid w:val="3E30F4E4"/>
    <w:rsid w:val="3EC4A91F"/>
    <w:rsid w:val="3F19CE33"/>
    <w:rsid w:val="3F906E45"/>
    <w:rsid w:val="41524DFE"/>
    <w:rsid w:val="41A1A61B"/>
    <w:rsid w:val="42338B52"/>
    <w:rsid w:val="43DEF38C"/>
    <w:rsid w:val="44D2293A"/>
    <w:rsid w:val="45626B29"/>
    <w:rsid w:val="4659AACD"/>
    <w:rsid w:val="467A42F4"/>
    <w:rsid w:val="46E7033C"/>
    <w:rsid w:val="46EA2470"/>
    <w:rsid w:val="484C4B10"/>
    <w:rsid w:val="49228464"/>
    <w:rsid w:val="49E3890A"/>
    <w:rsid w:val="4A419310"/>
    <w:rsid w:val="4B2D1BF0"/>
    <w:rsid w:val="4BD7EE59"/>
    <w:rsid w:val="4C4E8D99"/>
    <w:rsid w:val="4DC57433"/>
    <w:rsid w:val="4EC37376"/>
    <w:rsid w:val="4F1AF880"/>
    <w:rsid w:val="4F6EF4CF"/>
    <w:rsid w:val="505397AB"/>
    <w:rsid w:val="50D750C2"/>
    <w:rsid w:val="510AC530"/>
    <w:rsid w:val="51584F67"/>
    <w:rsid w:val="519C5D74"/>
    <w:rsid w:val="51DB6016"/>
    <w:rsid w:val="530A80C1"/>
    <w:rsid w:val="530AA688"/>
    <w:rsid w:val="53382DD5"/>
    <w:rsid w:val="53C3F49D"/>
    <w:rsid w:val="546D0564"/>
    <w:rsid w:val="55070024"/>
    <w:rsid w:val="5558DBCC"/>
    <w:rsid w:val="55FAB4B6"/>
    <w:rsid w:val="5677BC1D"/>
    <w:rsid w:val="57A7ACF6"/>
    <w:rsid w:val="57C172CE"/>
    <w:rsid w:val="581E01D4"/>
    <w:rsid w:val="58C61F77"/>
    <w:rsid w:val="5A33CEB8"/>
    <w:rsid w:val="5A44138B"/>
    <w:rsid w:val="5A522734"/>
    <w:rsid w:val="5A87D3ED"/>
    <w:rsid w:val="5B4FCDFD"/>
    <w:rsid w:val="5C3702AD"/>
    <w:rsid w:val="5C51FF18"/>
    <w:rsid w:val="5D0C05C6"/>
    <w:rsid w:val="5DC2AE12"/>
    <w:rsid w:val="5DE0AB21"/>
    <w:rsid w:val="5DF6EF3C"/>
    <w:rsid w:val="5E760305"/>
    <w:rsid w:val="5EBA4131"/>
    <w:rsid w:val="5F1534AC"/>
    <w:rsid w:val="600C4E58"/>
    <w:rsid w:val="606B7C1E"/>
    <w:rsid w:val="60C88BF5"/>
    <w:rsid w:val="6123D178"/>
    <w:rsid w:val="617B7ACE"/>
    <w:rsid w:val="61BA6EC4"/>
    <w:rsid w:val="61FC87C5"/>
    <w:rsid w:val="62DC1243"/>
    <w:rsid w:val="631D9577"/>
    <w:rsid w:val="64771956"/>
    <w:rsid w:val="64BE786F"/>
    <w:rsid w:val="64D96B3E"/>
    <w:rsid w:val="6737CD79"/>
    <w:rsid w:val="6796AB0D"/>
    <w:rsid w:val="68E6E7A6"/>
    <w:rsid w:val="6B383682"/>
    <w:rsid w:val="6BA06F76"/>
    <w:rsid w:val="6DC30479"/>
    <w:rsid w:val="6E0B546C"/>
    <w:rsid w:val="6ED8B85B"/>
    <w:rsid w:val="6F32532A"/>
    <w:rsid w:val="7031AA23"/>
    <w:rsid w:val="703379E8"/>
    <w:rsid w:val="705F61CF"/>
    <w:rsid w:val="71A1579E"/>
    <w:rsid w:val="71C33658"/>
    <w:rsid w:val="72086B5E"/>
    <w:rsid w:val="7270BD00"/>
    <w:rsid w:val="7389982D"/>
    <w:rsid w:val="739BA53C"/>
    <w:rsid w:val="7486B15B"/>
    <w:rsid w:val="74F7C77F"/>
    <w:rsid w:val="7524DA00"/>
    <w:rsid w:val="75DB2DE8"/>
    <w:rsid w:val="76071494"/>
    <w:rsid w:val="7888D664"/>
    <w:rsid w:val="78BDBD33"/>
    <w:rsid w:val="7B892B00"/>
    <w:rsid w:val="7F0B90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86E8"/>
  <w15:chartTrackingRefBased/>
  <w15:docId w15:val="{9464CD35-65B0-42AA-98B2-3B5832D2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494"/>
    <w:pPr>
      <w:ind w:left="720"/>
      <w:contextualSpacing/>
    </w:pPr>
  </w:style>
  <w:style w:type="paragraph" w:styleId="NormalWeb">
    <w:name w:val="Normal (Web)"/>
    <w:basedOn w:val="Normal"/>
    <w:uiPriority w:val="99"/>
    <w:semiHidden/>
    <w:unhideWhenUsed/>
    <w:rsid w:val="0091601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16010"/>
    <w:rPr>
      <w:b/>
      <w:bCs/>
    </w:rPr>
  </w:style>
  <w:style w:type="table" w:styleId="TableGrid">
    <w:name w:val="Table Grid"/>
    <w:basedOn w:val="TableNormal"/>
    <w:uiPriority w:val="59"/>
    <w:rsid w:val="003F0DE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Pr>
      <w:color w:val="0563C1" w:themeColor="hyperlink"/>
      <w:u w:val="single"/>
    </w:rPr>
  </w:style>
  <w:style w:type="character" w:customStyle="1" w:styleId="wacimagecontainer">
    <w:name w:val="wacimagecontainer"/>
    <w:basedOn w:val="DefaultParagraphFont"/>
    <w:rsid w:val="00820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07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simplisafe.com/simplisafe-vs-adt-vs-ring?pcrid=&amp;utm_campaign=bing.competitors.exact.tcpa&amp;utm_term=catchall&amp;utm_content=&amp;utm_medium=search&amp;utm_source=bing&amp;utm_network=o&amp;utm_device=c&amp;utm_target=&amp;utm_position=&amp;msclkid=1d8c8964b7ed10dc814aef77f34d8e5f"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uline.com/Product/Detail/H-7545/Media-Carts/Mobile-Computer-Cabinet-23-x-25-x-64?pricode=WB8368&amp;utm_source=Bing&amp;utm_medium=pla&amp;utm_term=H-7545&amp;utm_campaign=Carts&amp;utm_source=Bing&amp;utm_medium=pla&amp;utm_term=H-7545&amp;utm_campaign=Carts&amp;msclkid=686192a0b58c1919c765f4b3f6d5394f" TargetMode="External"/><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buy.aura.com/antivirus-intro-ni?irclickid=zVGTybRgRxyPT6zQA5wMK2VvUkHRtXzGIwJx1c0&amp;iradname=Gtwy-AV%3A%20Top10%20Intro%20Desktop%20Simplified%20Plan%20Cards&amp;iradid=1977578&amp;irgwc=1&amp;c1=34020&amp;camp=12398&amp;utm_source=top10&amp;utm_medium=ir_affiliate&amp;mktp=ir_affiliate&amp;sharedid=uGsmU5vpq5&amp;utm_gateway=av&amp;utm_campaign=av-intro"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metronet.com/iwantfiber?serviceability=no&amp;address=29601"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cronis.com/en-us/products/true-image/?cjdata=MXxOfDB8WXww&amp;utm_medium=affiliate&amp;utm_source=5226272&amp;utm_campaign=cj&amp;utm_content=10562048&amp;utm_term=051yf2UVmU7I0JrcaerWORd&amp;cjevent=76d39f52f54611ee80b001ec0a1cb827"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3304479EE006D4D8966E174DD561370" ma:contentTypeVersion="4" ma:contentTypeDescription="Create a new document." ma:contentTypeScope="" ma:versionID="1c6cd34aeeb08956be1f9ec874578da9">
  <xsd:schema xmlns:xsd="http://www.w3.org/2001/XMLSchema" xmlns:xs="http://www.w3.org/2001/XMLSchema" xmlns:p="http://schemas.microsoft.com/office/2006/metadata/properties" xmlns:ns2="3f44e795-298d-4e7f-ae00-82a9744eeb89" targetNamespace="http://schemas.microsoft.com/office/2006/metadata/properties" ma:root="true" ma:fieldsID="22434623b7f2cca1fc11b87dda9e2c98" ns2:_="">
    <xsd:import namespace="3f44e795-298d-4e7f-ae00-82a9744eeb8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4e795-298d-4e7f-ae00-82a9744eeb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A97A02-CCCE-498E-AF2E-46554CB63A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F2A56B-DFA6-4981-B41E-0F7A6AD03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4e795-298d-4e7f-ae00-82a9744eeb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07C926-3B5B-4347-93FA-C230C30F5EBA}">
  <ds:schemaRefs>
    <ds:schemaRef ds:uri="http://schemas.openxmlformats.org/officeDocument/2006/bibliography"/>
  </ds:schemaRefs>
</ds:datastoreItem>
</file>

<file path=customXml/itemProps4.xml><?xml version="1.0" encoding="utf-8"?>
<ds:datastoreItem xmlns:ds="http://schemas.openxmlformats.org/officeDocument/2006/customXml" ds:itemID="{D8C56A04-719A-46E7-92F5-C91CBB5A0A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3069</Words>
  <Characters>17499</Characters>
  <Application>Microsoft Office Word</Application>
  <DocSecurity>0</DocSecurity>
  <Lines>145</Lines>
  <Paragraphs>41</Paragraphs>
  <ScaleCrop>false</ScaleCrop>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Mikayla Hawley</dc:creator>
  <cp:keywords/>
  <dc:description/>
  <cp:lastModifiedBy>Mikayla Hawley</cp:lastModifiedBy>
  <cp:revision>3</cp:revision>
  <dcterms:created xsi:type="dcterms:W3CDTF">2024-04-04T14:58:00Z</dcterms:created>
  <dcterms:modified xsi:type="dcterms:W3CDTF">2024-04-11T17:24:00Z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0x01010083304479EE006D4D8966E174DD561370</vt:lpwstr>
  </property>
</Properties>
</file>